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5E00D" w14:textId="1EAC3168" w:rsidR="00733947" w:rsidRDefault="002D3CA3" w:rsidP="00A41692">
      <w:pPr>
        <w:pStyle w:val="Title"/>
      </w:pPr>
      <w:r w:rsidRPr="002D3CA3">
        <w:t>Skyline Audit Logging</w:t>
      </w:r>
    </w:p>
    <w:p w14:paraId="4EF029AA" w14:textId="15B4269A" w:rsidR="002D3CA3" w:rsidRDefault="002D3CA3" w:rsidP="00A41692">
      <w:pPr>
        <w:pStyle w:val="Heading1"/>
      </w:pPr>
      <w:r w:rsidRPr="002D3CA3">
        <w:t>Introduction</w:t>
      </w:r>
    </w:p>
    <w:p w14:paraId="3B99EE24" w14:textId="32462C3A"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ins w:id="0" w:author="tobiasr" w:date="2019-11-15T01:52:00Z">
        <w:r w:rsidR="00E52C26">
          <w:t>for</w:t>
        </w:r>
      </w:ins>
      <w:del w:id="1" w:author="tobiasr" w:date="2019-11-15T01:52:00Z">
        <w:r w:rsidR="007C5EBD" w:rsidDel="00E52C26">
          <w:delText>to</w:delText>
        </w:r>
      </w:del>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6B673E">
        <w:t xml:space="preserve">Skyline user.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06333B9B" w:rsidR="00601747" w:rsidRDefault="00B177C3">
      <w:hyperlink r:id="rId8"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B92C7CA" w:rsidR="005A4612" w:rsidRDefault="00601747" w:rsidP="005A4612">
      <w:pPr>
        <w:pStyle w:val="ListParagraph"/>
        <w:numPr>
          <w:ilvl w:val="0"/>
          <w:numId w:val="15"/>
        </w:numPr>
      </w:pPr>
      <w:r>
        <w:t>Now open Skyline</w:t>
      </w:r>
      <w:r w:rsidR="00867CED">
        <w:t xml:space="preserve"> and you will land on the </w:t>
      </w:r>
      <w:r w:rsidR="00867CED" w:rsidRPr="00A41692">
        <w:rPr>
          <w:b/>
          <w:bCs/>
        </w:rPr>
        <w:t>Start Page</w:t>
      </w:r>
      <w:r>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17D12273" w14:textId="77777777" w:rsidR="00E12489" w:rsidRDefault="00867CED" w:rsidP="005A4612">
      <w:pPr>
        <w:pStyle w:val="ListParagraph"/>
        <w:numPr>
          <w:ilvl w:val="0"/>
          <w:numId w:val="15"/>
        </w:numPr>
        <w:rPr>
          <w:ins w:id="2" w:author="tobiasr" w:date="2019-11-15T01:42:00Z"/>
        </w:rPr>
      </w:pPr>
      <w:r>
        <w:t xml:space="preserve">Now click on the </w:t>
      </w:r>
      <w:r>
        <w:rPr>
          <w:b/>
          <w:bCs/>
        </w:rPr>
        <w:t xml:space="preserve">Blank Document </w:t>
      </w:r>
      <w:r>
        <w:t>tile.</w:t>
      </w:r>
    </w:p>
    <w:p w14:paraId="539A4F06" w14:textId="77777777" w:rsidR="00E12489" w:rsidRDefault="00E12489" w:rsidP="00E12489">
      <w:pPr>
        <w:pStyle w:val="ListParagraph"/>
        <w:numPr>
          <w:ilvl w:val="0"/>
          <w:numId w:val="15"/>
        </w:numPr>
        <w:rPr>
          <w:ins w:id="3" w:author="tobiasr" w:date="2019-11-15T01:44:00Z"/>
        </w:rPr>
      </w:pPr>
      <w:ins w:id="4" w:author="tobiasr" w:date="2019-11-15T01:43:00Z">
        <w:r>
          <w:lastRenderedPageBreak/>
          <w:t xml:space="preserve">On the </w:t>
        </w:r>
        <w:r w:rsidRPr="00E12489">
          <w:rPr>
            <w:b/>
            <w:bCs/>
            <w:rPrChange w:id="5" w:author="tobiasr" w:date="2019-11-15T01:43:00Z">
              <w:rPr/>
            </w:rPrChange>
          </w:rPr>
          <w:t>Settings</w:t>
        </w:r>
        <w:r>
          <w:t xml:space="preserve"> menu, click </w:t>
        </w:r>
        <w:r w:rsidRPr="00E12489">
          <w:rPr>
            <w:b/>
            <w:bCs/>
            <w:rPrChange w:id="6" w:author="tobiasr" w:date="2019-11-15T01:43:00Z">
              <w:rPr/>
            </w:rPrChange>
          </w:rPr>
          <w:t>Default</w:t>
        </w:r>
      </w:ins>
      <w:ins w:id="7" w:author="tobiasr" w:date="2019-11-15T01:44:00Z">
        <w:r>
          <w:t>.</w:t>
        </w:r>
      </w:ins>
    </w:p>
    <w:p w14:paraId="321935E9" w14:textId="2551A9A6" w:rsidR="00867CED" w:rsidRDefault="00E12489" w:rsidP="00E12489">
      <w:pPr>
        <w:pStyle w:val="ListParagraph"/>
        <w:numPr>
          <w:ilvl w:val="0"/>
          <w:numId w:val="15"/>
        </w:numPr>
      </w:pPr>
      <w:ins w:id="8" w:author="tobiasr" w:date="2019-11-15T01:45:00Z">
        <w:r>
          <w:t xml:space="preserve">On the </w:t>
        </w:r>
        <w:r w:rsidRPr="00E12489">
          <w:rPr>
            <w:b/>
            <w:bCs/>
            <w:rPrChange w:id="9" w:author="tobiasr" w:date="2019-11-15T01:45:00Z">
              <w:rPr/>
            </w:rPrChange>
          </w:rPr>
          <w:t>File</w:t>
        </w:r>
        <w:r>
          <w:t xml:space="preserve"> menu, click </w:t>
        </w:r>
        <w:r w:rsidRPr="00E12489">
          <w:rPr>
            <w:b/>
            <w:bCs/>
            <w:rPrChange w:id="10" w:author="tobiasr" w:date="2019-11-15T01:45:00Z">
              <w:rPr/>
            </w:rPrChange>
          </w:rPr>
          <w:t>Ne</w:t>
        </w:r>
      </w:ins>
      <w:ins w:id="11" w:author="tobiasr" w:date="2019-11-15T01:47:00Z">
        <w:r>
          <w:rPr>
            <w:b/>
            <w:bCs/>
          </w:rPr>
          <w:t>w</w:t>
        </w:r>
        <w:r>
          <w:t xml:space="preserve">. When prompted whether you want to save your changes, click </w:t>
        </w:r>
        <w:r w:rsidRPr="00E12489">
          <w:rPr>
            <w:b/>
            <w:bCs/>
            <w:rPrChange w:id="12" w:author="tobiasr" w:date="2019-11-15T01:47:00Z">
              <w:rPr/>
            </w:rPrChange>
          </w:rPr>
          <w:t>No</w:t>
        </w:r>
        <w:r>
          <w:t>.</w:t>
        </w:r>
      </w:ins>
      <w:del w:id="13" w:author="tobiasr" w:date="2019-11-15T01:42:00Z">
        <w:r w:rsidR="00867CED" w:rsidDel="00E12489">
          <w:delText xml:space="preserve"> </w:delText>
        </w:r>
      </w:del>
    </w:p>
    <w:p w14:paraId="481D898D" w14:textId="7D3B5F6C" w:rsidR="00EB5C78" w:rsidRDefault="00040B71" w:rsidP="00EB5C78">
      <w:pPr>
        <w:rPr>
          <w:b/>
          <w:bCs/>
        </w:rPr>
      </w:pPr>
      <w:r>
        <w:t xml:space="preserve"> </w:t>
      </w:r>
      <w:r w:rsidR="00EB5C78" w:rsidRPr="00EB5C78">
        <w:rPr>
          <w:b/>
          <w:bCs/>
        </w:rPr>
        <w:t>Opening the audit log</w:t>
      </w:r>
    </w:p>
    <w:p w14:paraId="5DCA4CCB" w14:textId="4ACF1D6C" w:rsidR="00EB5C78" w:rsidRDefault="00EB5C78" w:rsidP="00EB5C78">
      <w:r>
        <w:t>First open the audit log by performing the following steps:</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1DDD285E" w:rsidR="00EB5C78" w:rsidRDefault="00EB5C78" w:rsidP="00EB5C78">
      <w:r>
        <w:t>This should bring up the audit log in its default configuration as shown below:</w:t>
      </w:r>
    </w:p>
    <w:p w14:paraId="3F67F534" w14:textId="0D0CB007" w:rsidR="00EB5C78" w:rsidRDefault="00EB5C78" w:rsidP="00A41692">
      <w:r>
        <w:rPr>
          <w:noProof/>
        </w:rPr>
        <w:drawing>
          <wp:inline distT="0" distB="0" distL="0" distR="0" wp14:anchorId="100E099B" wp14:editId="73B71695">
            <wp:extent cx="526732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4" cy="3009900"/>
                    </a:xfrm>
                    <a:prstGeom prst="rect">
                      <a:avLst/>
                    </a:prstGeom>
                    <a:noFill/>
                    <a:ln>
                      <a:noFill/>
                    </a:ln>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68509A3E" w:rsidR="007B04D0" w:rsidRDefault="002E07D0" w:rsidP="00A41692">
      <w:pPr>
        <w:pStyle w:val="Heading1"/>
      </w:pPr>
      <w:r>
        <w:t>Configuring Settings for inserting a new peptide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43675C9E"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r w:rsidR="004642CD" w:rsidRPr="002F24E0">
        <w:rPr>
          <w:b/>
          <w:bCs/>
        </w:rPr>
        <w:t>From</w:t>
      </w:r>
      <w:r w:rsidR="004642CD">
        <w:t xml:space="preserve"> dropdown list </w:t>
      </w:r>
      <w:r>
        <w:t xml:space="preserve">select </w:t>
      </w:r>
      <w:r w:rsidRPr="008C1B82">
        <w:rPr>
          <w:b/>
        </w:rPr>
        <w:t>ion</w:t>
      </w:r>
      <w:del w:id="14" w:author="Rita Chupalov" w:date="2019-11-18T15:20:00Z">
        <w:r w:rsidRPr="008C1B82" w:rsidDel="00255E1E">
          <w:rPr>
            <w:b/>
          </w:rPr>
          <w:delText>-</w:delText>
        </w:r>
      </w:del>
      <w:ins w:id="15" w:author="Rita Chupalov" w:date="2019-11-18T15:20:00Z">
        <w:r w:rsidR="00255E1E">
          <w:rPr>
            <w:b/>
          </w:rPr>
          <w:t xml:space="preserve"> </w:t>
        </w:r>
      </w:ins>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8F3E4F">
        <w:rPr>
          <w:b/>
          <w:rPrChange w:id="16" w:author="tobiasr" w:date="2019-11-15T01:57:00Z">
            <w:rPr>
              <w:bCs/>
            </w:rPr>
          </w:rPrChange>
        </w:rPr>
        <w:t xml:space="preserve">last ion </w:t>
      </w:r>
      <w:r w:rsidR="00A72D7E" w:rsidRPr="008F3E4F">
        <w:rPr>
          <w:b/>
          <w:rPrChange w:id="17" w:author="tobiasr" w:date="2019-11-15T01:57:00Z">
            <w:rPr>
              <w:bCs/>
            </w:rPr>
          </w:rPrChange>
        </w:rPr>
        <w:t>–</w:t>
      </w:r>
      <w:r w:rsidRPr="008F3E4F">
        <w:rPr>
          <w:b/>
          <w:rPrChange w:id="18" w:author="tobiasr" w:date="2019-11-15T01:57:00Z">
            <w:rPr>
              <w:bCs/>
            </w:rPr>
          </w:rPrChange>
        </w:rPr>
        <w:t xml:space="preserve"> 1</w:t>
      </w:r>
      <w:r w:rsidR="00A72D7E" w:rsidRPr="00A41692">
        <w:rPr>
          <w:bCs/>
        </w:rPr>
        <w:t>’</w:t>
      </w:r>
      <w:r w:rsidR="00A72D7E">
        <w:t>.</w:t>
      </w:r>
    </w:p>
    <w:p w14:paraId="654DBAA4" w14:textId="1A6BE55B" w:rsidR="002F24E0" w:rsidRPr="002F24E0" w:rsidRDefault="002F24E0" w:rsidP="002F24E0">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3CD428A6" w14:textId="325DF294" w:rsidR="002F24E0" w:rsidRDefault="002F24E0" w:rsidP="002F24E0">
      <w:pPr>
        <w:pStyle w:val="ListParagraph"/>
      </w:pP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Label:13C(6)15N(2) (C-term K)</w:t>
      </w:r>
      <w:r>
        <w:t>’</w:t>
      </w:r>
      <w:r w:rsidR="001B2234">
        <w:t xml:space="preserve"> modification.</w:t>
      </w:r>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A72D7E">
        <w:t>.</w:t>
      </w:r>
    </w:p>
    <w:p w14:paraId="638CE9C8" w14:textId="181126EA" w:rsidR="001B2234" w:rsidRPr="001B2234" w:rsidRDefault="001B2234" w:rsidP="00A41692">
      <w:pPr>
        <w:pStyle w:val="Heading1"/>
      </w:pPr>
      <w:r>
        <w:t>Reading the audit log</w:t>
      </w:r>
    </w:p>
    <w:p w14:paraId="763C609B" w14:textId="237A70D7" w:rsidR="001B2234" w:rsidRDefault="001B2234" w:rsidP="001B2234">
      <w:r>
        <w:t>Now the audit log should look as follows:</w:t>
      </w:r>
    </w:p>
    <w:p w14:paraId="5E1A2644" w14:textId="40C77899" w:rsidR="001B2234" w:rsidRPr="001B2234" w:rsidRDefault="00F077F9" w:rsidP="000E0B40">
      <w:pPr>
        <w:jc w:val="both"/>
      </w:pPr>
      <w:r>
        <w:rPr>
          <w:noProof/>
        </w:rPr>
        <w:drawing>
          <wp:inline distT="0" distB="0" distL="0" distR="0" wp14:anchorId="3F6A6CE9" wp14:editId="6A03EFB0">
            <wp:extent cx="5943600" cy="245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5545"/>
                    </a:xfrm>
                    <a:prstGeom prst="rect">
                      <a:avLst/>
                    </a:prstGeom>
                  </pic:spPr>
                </pic:pic>
              </a:graphicData>
            </a:graphic>
          </wp:inline>
        </w:drawing>
      </w:r>
    </w:p>
    <w:p w14:paraId="40DBF9CC" w14:textId="79DBF47D" w:rsidR="003D1A34" w:rsidRDefault="001B2234" w:rsidP="001B2234">
      <w:r>
        <w:t>Each dark gray message and all messages below it until the next dark gray message or the end of the audit log represent a single document change.</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D5298C">
        <w:rPr>
          <w:b/>
          <w:bCs/>
        </w:rPr>
        <w:t>audit log entries</w:t>
      </w:r>
      <w:r w:rsidR="00D5298C">
        <w:t xml:space="preserve">. By default, new messages appear at the top.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ins w:id="19" w:author="tobiasr" w:date="2019-11-15T01:34:00Z">
        <w:r w:rsidR="00A268FD">
          <w:rPr>
            <w:b/>
            <w:bCs/>
          </w:rPr>
          <w:t xml:space="preserve">– Filter </w:t>
        </w:r>
      </w:ins>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xml:space="preserve">, because it is also used in the Skyline Undo-Redo list. To see this, </w:t>
      </w:r>
      <w:r w:rsidR="00EE2E44">
        <w:t xml:space="preserve">return </w:t>
      </w:r>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6581C2E3" w:rsidR="00D5298C" w:rsidRDefault="00A268FD" w:rsidP="000E0B40">
      <w:r>
        <w:rPr>
          <w:noProof/>
        </w:rPr>
        <w:lastRenderedPageBreak/>
        <w:drawing>
          <wp:inline distT="0" distB="0" distL="0" distR="0" wp14:anchorId="3E1E6079" wp14:editId="025C2003">
            <wp:extent cx="5003800" cy="72597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589" cy="736104"/>
                    </a:xfrm>
                    <a:prstGeom prst="rect">
                      <a:avLst/>
                    </a:prstGeom>
                  </pic:spPr>
                </pic:pic>
              </a:graphicData>
            </a:graphic>
          </wp:inline>
        </w:drawing>
      </w:r>
    </w:p>
    <w:p w14:paraId="748AA382" w14:textId="2447B640" w:rsidR="003D1A34" w:rsidRDefault="003D1A34" w:rsidP="003D1A34">
      <w:r>
        <w:t xml:space="preserve">Before audit logging was introduced into Skyline, both messages here would only say </w:t>
      </w:r>
      <w:del w:id="20" w:author="tobiasr" w:date="2019-11-15T01:54:00Z">
        <w:r w:rsidDel="00E001D1">
          <w:delText>“</w:delText>
        </w:r>
      </w:del>
      <w:r w:rsidRPr="00E001D1">
        <w:rPr>
          <w:b/>
          <w:bCs/>
          <w:rPrChange w:id="21" w:author="tobiasr" w:date="2019-11-15T01:54:00Z">
            <w:rPr/>
          </w:rPrChange>
        </w:rPr>
        <w:t>Changed settings</w:t>
      </w:r>
      <w:del w:id="22" w:author="tobiasr" w:date="2019-11-15T01:54:00Z">
        <w:r w:rsidDel="00E001D1">
          <w:delText>”</w:delText>
        </w:r>
      </w:del>
      <w:r>
        <w:t xml:space="preserve">. </w:t>
      </w:r>
      <w:r w:rsidR="000E0B40">
        <w:t>Therefore</w:t>
      </w:r>
      <w:r>
        <w:t>, even if you have audit logging disabled, you can still benefit from it through improved Undo-Redo messages.</w:t>
      </w:r>
    </w:p>
    <w:p w14:paraId="1715AAC3" w14:textId="41C337C4" w:rsidR="006C5BD6" w:rsidRDefault="003D1A34" w:rsidP="003D1A34">
      <w:r>
        <w:t xml:space="preserve">Return to the audit log window. The next five messages under the </w:t>
      </w:r>
      <w:r w:rsidRPr="00A610FE">
        <w:rPr>
          <w:b/>
          <w:bCs/>
          <w:rPrChange w:id="23" w:author="tobiasr" w:date="2019-11-15T01:54:00Z">
            <w:rPr/>
          </w:rPrChange>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del w:id="24" w:author="tobiasr" w:date="2019-11-15T01:37:00Z">
        <w:r w:rsidR="000A5C19" w:rsidDel="00DB74DF">
          <w:delText>“Settings &gt; Transition Settings -- Prediction &gt; Collision energy changed from “None” to “Thermo TSQ Vantage”</w:delText>
        </w:r>
      </w:del>
      <w:ins w:id="25" w:author="tobiasr" w:date="2019-11-15T01:37:00Z">
        <w:r w:rsidR="00DB74DF" w:rsidRPr="00665103">
          <w:rPr>
            <w:b/>
            <w:bCs/>
            <w:rPrChange w:id="26" w:author="tobiasr" w:date="2019-11-15T01:37:00Z">
              <w:rPr/>
            </w:rPrChange>
          </w:rPr>
          <w:t>Settings &gt; Transition Settings – Filter &gt; Product ion selection start changed from “m/z &gt; precursor” to “ion 3”</w:t>
        </w:r>
      </w:ins>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del w:id="27" w:author="tobiasr" w:date="2019-11-15T01:38:00Z">
        <w:r w:rsidR="008662B9" w:rsidDel="00665103">
          <w:delText>“</w:delText>
        </w:r>
      </w:del>
      <w:r w:rsidR="008662B9" w:rsidRPr="00665103">
        <w:rPr>
          <w:b/>
          <w:bCs/>
          <w:rPrChange w:id="28" w:author="tobiasr" w:date="2019-11-15T01:38:00Z">
            <w:rPr/>
          </w:rPrChange>
        </w:rPr>
        <w:t>Prediction</w:t>
      </w:r>
      <w:del w:id="29" w:author="tobiasr" w:date="2019-11-15T01:38:00Z">
        <w:r w:rsidR="008662B9" w:rsidDel="00665103">
          <w:delText>”</w:delText>
        </w:r>
      </w:del>
      <w:r w:rsidR="008662B9">
        <w:t xml:space="preserve"> tab.</w:t>
      </w:r>
      <w:r w:rsidR="00985979">
        <w:t xml:space="preserve"> </w:t>
      </w:r>
      <w:del w:id="30" w:author="tobiasr" w:date="2019-11-15T01:39:00Z">
        <w:r w:rsidR="00985979" w:rsidDel="00665103">
          <w:delText xml:space="preserve">The next two messages describe how the Thermo TSQ Vantage collision energy is configured. This is not something we configured ourselves, however it is </w:delText>
        </w:r>
        <w:r w:rsidR="004A0663" w:rsidDel="00665103">
          <w:delText>required since users need to be able to reproduce this settings change even if they do not have the Thermo TSQ Vantage collision energy in their Skyline instance. While this is a default collision energy, this is more useful when</w:delText>
        </w:r>
        <w:r w:rsidR="00F0446C" w:rsidDel="00665103">
          <w:delText xml:space="preserve"> </w:delText>
        </w:r>
        <w:r w:rsidR="00B2024F" w:rsidDel="00665103">
          <w:delText>one creates their own collision energy regression</w:delText>
        </w:r>
        <w:r w:rsidR="00645581" w:rsidDel="00665103">
          <w:delText xml:space="preserve">. </w:delText>
        </w:r>
        <w:r w:rsidR="00B2024F" w:rsidDel="00665103">
          <w:delText>The next two messages indicate the changes we made to the product ion selection.</w:delText>
        </w:r>
        <w:r w:rsidR="00A36D99" w:rsidDel="00665103">
          <w:delText xml:space="preserve"> Note that some of the changes  are missing. For instance,</w:delText>
        </w:r>
        <w:r w:rsidR="006D3171" w:rsidDel="00665103">
          <w:delText xml:space="preserve"> the </w:delText>
        </w:r>
        <w:r w:rsidR="00A36D99" w:rsidDel="00665103">
          <w:delText xml:space="preserve"> </w:delText>
        </w:r>
        <w:r w:rsidR="006D3171" w:rsidDel="00665103">
          <w:delText>p</w:delText>
        </w:r>
        <w:r w:rsidR="00A36D99" w:rsidDel="00665103">
          <w:delText xml:space="preserve">recursor mass and </w:delText>
        </w:r>
        <w:r w:rsidR="006D3171" w:rsidDel="00665103">
          <w:delText>p</w:delText>
        </w:r>
        <w:r w:rsidR="00A36D99" w:rsidDel="00665103">
          <w:delText xml:space="preserve">roduct ion mass </w:delText>
        </w:r>
        <w:r w:rsidR="006D3171" w:rsidDel="00665103">
          <w:delText xml:space="preserve">were set </w:delText>
        </w:r>
        <w:r w:rsidR="00A36D99" w:rsidDel="00665103">
          <w:delText xml:space="preserve">to </w:delText>
        </w:r>
        <w:r w:rsidR="006D3171" w:rsidDel="00665103">
          <w:delText>m</w:delText>
        </w:r>
        <w:r w:rsidR="00A36D99" w:rsidDel="00665103">
          <w:delText>onoisotopic, but it is not shown in the log. This is because those were already set by default earlier, so to keep the audit log as concise as possible they are not displayed</w:delText>
        </w:r>
        <w:r w:rsidR="00AB2952" w:rsidDel="00665103">
          <w:delText xml:space="preserve">. </w:delText>
        </w:r>
      </w:del>
      <w:r w:rsidR="00AB2952">
        <w:t xml:space="preserve">Next look at the message above, which describes the changes </w:t>
      </w:r>
      <w:del w:id="31" w:author="tobiasr" w:date="2019-11-15T01:39:00Z">
        <w:r w:rsidR="00AB2952" w:rsidDel="00665103">
          <w:delText xml:space="preserve">we </w:delText>
        </w:r>
      </w:del>
      <w:ins w:id="32" w:author="tobiasr" w:date="2019-11-15T01:39:00Z">
        <w:r w:rsidR="00665103">
          <w:t xml:space="preserve">you </w:t>
        </w:r>
      </w:ins>
      <w:r w:rsidR="00AB2952">
        <w:t xml:space="preserve">made to the </w:t>
      </w:r>
      <w:r w:rsidR="006D3171">
        <w:t>p</w:t>
      </w:r>
      <w:r w:rsidR="00AB2952">
        <w:t xml:space="preserve">eptide </w:t>
      </w:r>
      <w:r w:rsidR="006D3171">
        <w:t>s</w:t>
      </w:r>
      <w:r w:rsidR="00AB2952">
        <w:t xml:space="preserve">ettings. Note that the </w:t>
      </w:r>
      <w:r w:rsidR="00AB2952" w:rsidRPr="00665103">
        <w:rPr>
          <w:b/>
          <w:bCs/>
          <w:rPrChange w:id="33" w:author="tobiasr" w:date="2019-11-15T01:39:00Z">
            <w:rPr/>
          </w:rPrChange>
        </w:rPr>
        <w:t>Undo-Redo message</w:t>
      </w:r>
      <w:r w:rsidR="00AB2952">
        <w:t xml:space="preserve"> is very </w:t>
      </w:r>
      <w:del w:id="34" w:author="tobiasr" w:date="2019-11-15T01:51:00Z">
        <w:r w:rsidR="00AB2952" w:rsidDel="003C6D57">
          <w:delText>descriptive</w:delText>
        </w:r>
      </w:del>
      <w:ins w:id="35" w:author="tobiasr" w:date="2019-11-15T01:51:00Z">
        <w:r w:rsidR="003C6D57">
          <w:t>concise</w:t>
        </w:r>
      </w:ins>
      <w:r w:rsidR="00AB2952">
        <w:t xml:space="preserve">, telling </w:t>
      </w:r>
      <w:del w:id="36" w:author="tobiasr" w:date="2019-11-15T01:39:00Z">
        <w:r w:rsidR="00AB2952" w:rsidDel="00665103">
          <w:delText xml:space="preserve">us </w:delText>
        </w:r>
      </w:del>
      <w:ins w:id="37" w:author="tobiasr" w:date="2019-11-15T01:39:00Z">
        <w:r w:rsidR="00665103">
          <w:t xml:space="preserve">you </w:t>
        </w:r>
      </w:ins>
      <w:r w:rsidR="00AB2952">
        <w:t xml:space="preserve">about the isotope modification </w:t>
      </w:r>
      <w:del w:id="38" w:author="tobiasr" w:date="2019-11-15T01:39:00Z">
        <w:r w:rsidR="00AB2952" w:rsidDel="00665103">
          <w:delText xml:space="preserve">we </w:delText>
        </w:r>
      </w:del>
      <w:ins w:id="39" w:author="tobiasr" w:date="2019-11-15T01:39:00Z">
        <w:r w:rsidR="00665103">
          <w:t xml:space="preserve">you </w:t>
        </w:r>
      </w:ins>
      <w:r w:rsidR="00AB2952">
        <w:t xml:space="preserve">added. </w:t>
      </w:r>
      <w:del w:id="40" w:author="tobiasr" w:date="2019-11-15T01:40:00Z">
        <w:r w:rsidR="00AB2952" w:rsidDel="004069C7">
          <w:delText xml:space="preserve">That is because </w:delText>
        </w:r>
        <w:r w:rsidR="00AB2952" w:rsidDel="00BD1CC6">
          <w:delText xml:space="preserve">we </w:delText>
        </w:r>
        <w:r w:rsidR="00AB2952" w:rsidDel="004069C7">
          <w:delText>only made one actual change, setting</w:delText>
        </w:r>
        <w:r w:rsidR="00AB2952" w:rsidDel="007E032F">
          <w:delText>s</w:delText>
        </w:r>
        <w:r w:rsidR="00AB2952" w:rsidDel="004069C7">
          <w:delText xml:space="preserve"> the internal standard type was a default setting.</w:delText>
        </w:r>
        <w:r w:rsidR="007202D7" w:rsidDel="004069C7">
          <w:delText xml:space="preserve"> </w:delText>
        </w:r>
      </w:del>
      <w:r w:rsidR="007202D7">
        <w:t xml:space="preserve">Looking below at the </w:t>
      </w:r>
      <w:r w:rsidR="007202D7" w:rsidRPr="000D421F">
        <w:rPr>
          <w:b/>
          <w:bCs/>
          <w:rPrChange w:id="41" w:author="tobiasr" w:date="2019-11-15T01:41:00Z">
            <w:rPr/>
          </w:rPrChange>
        </w:rPr>
        <w:t>All Info messages</w:t>
      </w:r>
      <w:r w:rsidR="007202D7">
        <w:t xml:space="preserve">, </w:t>
      </w:r>
      <w:del w:id="42" w:author="tobiasr" w:date="2019-11-15T01:41:00Z">
        <w:r w:rsidR="007202D7" w:rsidDel="000D421F">
          <w:delText xml:space="preserve">we </w:delText>
        </w:r>
      </w:del>
      <w:ins w:id="43" w:author="tobiasr" w:date="2019-11-15T01:41:00Z">
        <w:r w:rsidR="000D421F">
          <w:t xml:space="preserve">you </w:t>
        </w:r>
      </w:ins>
      <w:r w:rsidR="007202D7">
        <w:t xml:space="preserve">can see that the audit log contains the exact definition of the modification </w:t>
      </w:r>
      <w:del w:id="44" w:author="tobiasr" w:date="2019-11-15T01:41:00Z">
        <w:r w:rsidR="007202D7" w:rsidDel="00C350A2">
          <w:delText xml:space="preserve">we </w:delText>
        </w:r>
      </w:del>
      <w:ins w:id="45" w:author="tobiasr" w:date="2019-11-15T01:41:00Z">
        <w:r w:rsidR="00C350A2">
          <w:t xml:space="preserve">you </w:t>
        </w:r>
      </w:ins>
      <w:r w:rsidR="007202D7">
        <w:t xml:space="preserve">added, despite </w:t>
      </w:r>
      <w:del w:id="46" w:author="tobiasr" w:date="2019-11-15T01:41:00Z">
        <w:r w:rsidR="007202D7" w:rsidDel="00BF42C4">
          <w:delText xml:space="preserve">us </w:delText>
        </w:r>
      </w:del>
      <w:ins w:id="47" w:author="tobiasr" w:date="2019-11-15T01:41:00Z">
        <w:r w:rsidR="00BF42C4">
          <w:t xml:space="preserve">you </w:t>
        </w:r>
      </w:ins>
      <w:r w:rsidR="007202D7">
        <w:t xml:space="preserve">not having configured it manually. </w:t>
      </w:r>
      <w:del w:id="48" w:author="tobiasr" w:date="2019-11-15T01:41:00Z">
        <w:r w:rsidR="0049349E" w:rsidDel="00AB7BF8">
          <w:delText>Again,</w:delText>
        </w:r>
        <w:r w:rsidR="007202D7" w:rsidDel="00AB7BF8">
          <w:delText xml:space="preserve"> this</w:delText>
        </w:r>
      </w:del>
      <w:ins w:id="49" w:author="tobiasr" w:date="2019-11-15T01:41:00Z">
        <w:r w:rsidR="00AB7BF8">
          <w:t>This</w:t>
        </w:r>
      </w:ins>
      <w:r w:rsidR="007202D7">
        <w:t xml:space="preserve"> is in order for </w:t>
      </w:r>
      <w:del w:id="50" w:author="tobiasr" w:date="2019-11-15T01:41:00Z">
        <w:r w:rsidR="007202D7" w:rsidDel="00AB7BF8">
          <w:delText xml:space="preserve">users </w:delText>
        </w:r>
      </w:del>
      <w:ins w:id="51" w:author="tobiasr" w:date="2019-11-15T01:41:00Z">
        <w:r w:rsidR="00AB7BF8">
          <w:t xml:space="preserve">others </w:t>
        </w:r>
      </w:ins>
      <w:r w:rsidR="007202D7">
        <w:t>to be able to reproduce those changes in the future, even if they do not have this particular modification in their Skyline instance</w:t>
      </w:r>
      <w:r w:rsidR="00F0446C">
        <w:t>, in which case they would have to create it manually.</w:t>
      </w:r>
    </w:p>
    <w:p w14:paraId="4EB3198E" w14:textId="77777777" w:rsidR="006F36EA" w:rsidRDefault="006F36EA" w:rsidP="003D1A34">
      <w:pPr>
        <w:rPr>
          <w:b/>
          <w:bCs/>
        </w:rPr>
      </w:pPr>
    </w:p>
    <w:p w14:paraId="357BE388" w14:textId="4EE8A948" w:rsidR="006C5BD6" w:rsidRDefault="006C5BD6" w:rsidP="000E0B40">
      <w:pPr>
        <w:pStyle w:val="Heading1"/>
      </w:pPr>
      <w:r>
        <w:t>Undoing changes through the audit log</w:t>
      </w:r>
    </w:p>
    <w:p w14:paraId="5341EE2C" w14:textId="478F0ABC" w:rsidR="006F36EA" w:rsidRDefault="005E410B" w:rsidP="003D1A34">
      <w:r>
        <w:t>Again,</w:t>
      </w:r>
      <w:r w:rsidR="00946CFE">
        <w:t xml:space="preserve"> looking at the audit log form, you should see that there is a single 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77777777" w:rsidR="006F36EA" w:rsidRDefault="00815270" w:rsidP="000E0B40">
      <w:pPr>
        <w:pStyle w:val="ListParagraph"/>
        <w:numPr>
          <w:ilvl w:val="0"/>
          <w:numId w:val="11"/>
        </w:numPr>
      </w:pPr>
      <w:r>
        <w:t>Click the arrow</w:t>
      </w:r>
      <w:r w:rsidR="006F36EA">
        <w:t xml:space="preserve"> in the Audit Log grid</w:t>
      </w:r>
    </w:p>
    <w:p w14:paraId="29E09566" w14:textId="559BB027" w:rsidR="00815270" w:rsidRDefault="006F36EA">
      <w:r>
        <w:t>This</w:t>
      </w:r>
      <w:r w:rsidR="00815270">
        <w:t xml:space="preserve"> should make the audit log entry disappear and undo the change.</w:t>
      </w:r>
    </w:p>
    <w:p w14:paraId="4F07BC03" w14:textId="77777777" w:rsidR="006F36EA" w:rsidRDefault="00815270" w:rsidP="003D1A34">
      <w:r>
        <w:t xml:space="preserve">Return to the main Skyline window and you should see the </w:t>
      </w:r>
      <w:r w:rsidR="006F36EA" w:rsidRPr="006F36EA">
        <w:rPr>
          <w:b/>
        </w:rPr>
        <w:t>Redo</w:t>
      </w:r>
      <w:r w:rsidR="006F36EA">
        <w:t xml:space="preserve"> button on the toolbar, the </w:t>
      </w:r>
      <w:r w:rsidRPr="006F36EA">
        <w:t>previously</w:t>
      </w:r>
      <w:r>
        <w:t xml:space="preserve"> grey arrow pointing to the right</w:t>
      </w:r>
      <w:r w:rsidR="006F36EA">
        <w:t>,</w:t>
      </w:r>
      <w:r>
        <w:t xml:space="preserve"> turn blue. </w:t>
      </w:r>
    </w:p>
    <w:p w14:paraId="2586FA94" w14:textId="77777777" w:rsidR="006F36EA" w:rsidRDefault="00815270" w:rsidP="000E0B40">
      <w:pPr>
        <w:pStyle w:val="ListParagraph"/>
        <w:numPr>
          <w:ilvl w:val="0"/>
          <w:numId w:val="11"/>
        </w:numPr>
      </w:pPr>
      <w:r>
        <w:t>Click on the small black arrow</w:t>
      </w:r>
      <w:r w:rsidR="006F36EA">
        <w:t>head</w:t>
      </w:r>
      <w:r>
        <w:t xml:space="preserve"> to the right of it</w:t>
      </w:r>
      <w:r w:rsidR="006F36EA">
        <w:t>.</w:t>
      </w:r>
    </w:p>
    <w:p w14:paraId="459E1665" w14:textId="375161FB" w:rsidR="00815270" w:rsidRDefault="006F36EA">
      <w:r>
        <w:t>T</w:t>
      </w:r>
      <w:r w:rsidR="00815270">
        <w:t xml:space="preserve">o see the </w:t>
      </w:r>
      <w:r w:rsidR="0002561F">
        <w:t>dropdown list</w:t>
      </w:r>
      <w:r w:rsidR="00815270">
        <w:t xml:space="preserve"> of changes </w:t>
      </w:r>
      <w:r>
        <w:t xml:space="preserve">you </w:t>
      </w:r>
      <w:r w:rsidR="00815270">
        <w:t>can redo</w:t>
      </w:r>
      <w:r>
        <w:t>, as shown below</w:t>
      </w:r>
      <w:r w:rsidR="00815270">
        <w:t>.</w:t>
      </w:r>
    </w:p>
    <w:p w14:paraId="2111E7EA" w14:textId="5CC0873C" w:rsidR="00815270" w:rsidRDefault="00815270" w:rsidP="000E0B40">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ACC16CD" w:rsidR="006F36EA" w:rsidRDefault="006F36EA" w:rsidP="00815270">
      <w:r>
        <w:lastRenderedPageBreak/>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0293ACCA" w:rsidR="006F36EA" w:rsidRDefault="00815270" w:rsidP="000E0B40">
      <w:pPr>
        <w:pStyle w:val="ListParagraph"/>
        <w:numPr>
          <w:ilvl w:val="0"/>
          <w:numId w:val="11"/>
        </w:numPr>
      </w:pPr>
      <w:r>
        <w:t xml:space="preserve">Click on the change to redo. </w:t>
      </w:r>
    </w:p>
    <w:p w14:paraId="561FC471" w14:textId="1290C02E"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are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32127A">
        <w:t>exactly how Undo works when using the Undo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7BE4E41C" w:rsidR="000D7F36" w:rsidRDefault="000D7F36" w:rsidP="000E0B40">
      <w:pPr>
        <w:pStyle w:val="Heading1"/>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28FD913D" w:rsidR="004F1EAF" w:rsidRDefault="004F1EAF" w:rsidP="004F1EAF">
      <w:r>
        <w:t>The form should look as follows:</w:t>
      </w:r>
    </w:p>
    <w:p w14:paraId="3119E0CA" w14:textId="1EEED737" w:rsidR="004F1EAF" w:rsidRDefault="004F1EAF" w:rsidP="004F1EAF">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1A9CFDE" w14:textId="77777777" w:rsidR="004F1EAF" w:rsidRDefault="004F1EAF" w:rsidP="004F1EAF"/>
    <w:p w14:paraId="57CC19CB" w14:textId="0BFA73D0" w:rsidR="004F1EAF" w:rsidRDefault="004F1EAF" w:rsidP="004F1EAF">
      <w:r>
        <w:t xml:space="preserve">The </w:t>
      </w:r>
      <w:r w:rsidRPr="000E0B40">
        <w:rPr>
          <w:b/>
          <w:bCs/>
        </w:rPr>
        <w:t xml:space="preserve">Targets </w:t>
      </w:r>
      <w:r>
        <w:t>window should show the newly added peptide</w:t>
      </w:r>
      <w:r w:rsidR="0032127A">
        <w:t xml:space="preserve"> with a light and a heavy labeled precursor</w:t>
      </w:r>
      <w:r w:rsidR="002932D1">
        <w:t xml:space="preserve"> (use the + </w:t>
      </w:r>
      <w:r w:rsidR="00E614CF">
        <w:t>buttons to expand the view if necessary)</w:t>
      </w:r>
      <w:r>
        <w:t>:</w:t>
      </w:r>
    </w:p>
    <w:p w14:paraId="2FB7EB73" w14:textId="48DE41ED" w:rsidR="004F1EAF" w:rsidRPr="004F1EAF" w:rsidRDefault="004F1EAF" w:rsidP="000E0B40">
      <w:r>
        <w:rPr>
          <w:noProof/>
        </w:rPr>
        <w:lastRenderedPageBreak/>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21C843F9" w:rsidR="003C08B5" w:rsidRDefault="004F1EAF" w:rsidP="003C08B5">
      <w:r>
        <w:t xml:space="preserve">Note that </w:t>
      </w:r>
      <w:r w:rsidR="003C08B5">
        <w:t xml:space="preserve">the transition groups and transitions were expanded in the above screenshot. </w:t>
      </w:r>
      <w:r w:rsidR="0032127A">
        <w:t xml:space="preserve">Refer to the </w:t>
      </w:r>
      <w:r w:rsidR="0032127A" w:rsidRPr="000E0B40">
        <w:rPr>
          <w:b/>
        </w:rPr>
        <w:t>Audit Lo</w:t>
      </w:r>
      <w:r w:rsidR="003C08B5" w:rsidRPr="000E0B40">
        <w:rPr>
          <w:b/>
        </w:rPr>
        <w:t>g</w:t>
      </w:r>
      <w:r w:rsidR="0032127A">
        <w:t xml:space="preserve"> grid</w:t>
      </w:r>
      <w:r w:rsidR="003C08B5">
        <w:t xml:space="preserve"> and you should see a new message indicating that you inserted the peptide </w:t>
      </w:r>
      <w:r w:rsidR="003C08B5" w:rsidRPr="000E0B40">
        <w:t>IEAIPQIDK</w:t>
      </w:r>
      <w:r w:rsidR="003C08B5">
        <w:t>.</w:t>
      </w:r>
      <w:r w:rsidR="003C08B5">
        <w:br/>
        <w:t>There are no other detailed messages about this change</w:t>
      </w:r>
      <w:del w:id="52" w:author="tobiasr" w:date="2019-11-15T01:55:00Z">
        <w:r w:rsidR="003C08B5" w:rsidDel="008E661E">
          <w:delText>s</w:delText>
        </w:r>
      </w:del>
      <w:r w:rsidR="0032127A">
        <w:t>.</w:t>
      </w:r>
      <w:r w:rsidR="003C08B5">
        <w:t xml:space="preserve"> </w:t>
      </w:r>
      <w:r w:rsidR="0032127A">
        <w:t xml:space="preserve">The </w:t>
      </w:r>
      <w:r w:rsidR="003C08B5">
        <w:t>audit log entry consists of a single audit log messages as shown below:</w:t>
      </w:r>
    </w:p>
    <w:p w14:paraId="7D90734B" w14:textId="4B479D3B" w:rsidR="003C08B5" w:rsidRPr="003C08B5" w:rsidRDefault="008F3E4F" w:rsidP="000E0B40">
      <w:r>
        <w:rPr>
          <w:noProof/>
        </w:rPr>
        <w:drawing>
          <wp:inline distT="0" distB="0" distL="0" distR="0" wp14:anchorId="1567AF7C" wp14:editId="771C6CFD">
            <wp:extent cx="5943600" cy="2419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935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1AE4595D" w:rsidR="004F1EAF" w:rsidRPr="003C08B5" w:rsidRDefault="0032127A">
      <w:r>
        <w:t>This</w:t>
      </w:r>
      <w:r w:rsidR="00803087">
        <w:t xml:space="preserve"> bring ups the </w:t>
      </w:r>
      <w:r w:rsidR="00E614CF" w:rsidRPr="000E0B40">
        <w:rPr>
          <w:b/>
          <w:bCs/>
        </w:rPr>
        <w:t xml:space="preserve">Audit Log </w:t>
      </w:r>
      <w:r w:rsidR="00803087" w:rsidRPr="000E0B40">
        <w:rPr>
          <w:b/>
          <w:bCs/>
        </w:rPr>
        <w:t>Extra Information</w:t>
      </w:r>
      <w:r w:rsidR="00803087">
        <w:t xml:space="preserve"> window</w:t>
      </w:r>
      <w:r>
        <w:t xml:space="preserve"> as shown below</w:t>
      </w:r>
      <w:r w:rsidR="00803087">
        <w:t>:</w:t>
      </w:r>
    </w:p>
    <w:p w14:paraId="14D3E228" w14:textId="279ECD62" w:rsidR="004F1EAF" w:rsidRDefault="00803087" w:rsidP="000E0B40">
      <w:pPr>
        <w:rPr>
          <w:b/>
          <w:bCs/>
        </w:rPr>
      </w:pPr>
      <w:r>
        <w:rPr>
          <w:b/>
          <w:bCs/>
          <w:noProof/>
        </w:rPr>
        <w:lastRenderedPageBreak/>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4544F736"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p>
    <w:p w14:paraId="5800E64F" w14:textId="72EBCEA3" w:rsidR="004F1EAF" w:rsidRPr="008F41B5" w:rsidRDefault="0032127A" w:rsidP="000E0B40">
      <w:pPr>
        <w:pStyle w:val="ListParagraph"/>
        <w:numPr>
          <w:ilvl w:val="0"/>
          <w:numId w:val="4"/>
        </w:numPr>
        <w:rPr>
          <w:b/>
          <w:bCs/>
        </w:rPr>
      </w:pPr>
      <w:r>
        <w:t>C</w:t>
      </w:r>
      <w:r w:rsidR="00581A39">
        <w:t xml:space="preserve">lose the </w:t>
      </w:r>
      <w:r w:rsidR="00581A39" w:rsidRPr="000E0B40">
        <w:rPr>
          <w:b/>
        </w:rPr>
        <w:t>Audit Log Extra Information</w:t>
      </w:r>
      <w:r w:rsidR="00581A39">
        <w:t xml:space="preserve"> </w:t>
      </w:r>
      <w:r>
        <w:t xml:space="preserve">form </w:t>
      </w:r>
      <w:r w:rsidR="007F1BC7">
        <w:t xml:space="preserve">by clicking </w:t>
      </w:r>
      <w:r w:rsidR="007F1BC7">
        <w:rPr>
          <w:b/>
          <w:bCs/>
        </w:rPr>
        <w:t xml:space="preserve">OK </w:t>
      </w:r>
      <w:r w:rsidR="007F1BC7" w:rsidRPr="000E0B40">
        <w:t>and</w:t>
      </w:r>
      <w:r w:rsidR="007F1BC7">
        <w:rPr>
          <w:b/>
          <w:bCs/>
        </w:rPr>
        <w:t xml:space="preserve"> </w:t>
      </w:r>
      <w:r w:rsidR="00581A39">
        <w:t>return to the audit log window.</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6D24829B" w:rsidR="004F1EAF" w:rsidRDefault="004F1EAF" w:rsidP="004F1EAF">
      <w:pPr>
        <w:pStyle w:val="ListParagraph"/>
        <w:numPr>
          <w:ilvl w:val="0"/>
          <w:numId w:val="3"/>
        </w:numPr>
      </w:pPr>
      <w:r>
        <w:t>Navigate to the AbsoluteQuant folder created earlier</w:t>
      </w:r>
      <w:r w:rsidR="0032127A">
        <w:t>.</w:t>
      </w:r>
    </w:p>
    <w:p w14:paraId="00BC1B0B" w14:textId="082CE162" w:rsidR="0032127A" w:rsidRDefault="0032127A" w:rsidP="004F1EAF">
      <w:pPr>
        <w:pStyle w:val="ListParagraph"/>
        <w:numPr>
          <w:ilvl w:val="0"/>
          <w:numId w:val="3"/>
        </w:numPr>
      </w:pPr>
      <w:r>
        <w:t>In the File name field, e</w:t>
      </w:r>
      <w:r w:rsidR="004F1EAF">
        <w:t xml:space="preserve">nter </w:t>
      </w:r>
      <w:r w:rsidR="007F1BC7">
        <w:t>“</w:t>
      </w:r>
      <w:r w:rsidR="004F1EAF" w:rsidRPr="000E0B40">
        <w:rPr>
          <w:bCs/>
        </w:rPr>
        <w:t>AbsoluteQuantDocument</w:t>
      </w:r>
      <w:r w:rsidR="007F1BC7">
        <w:rPr>
          <w:bCs/>
        </w:rPr>
        <w:t>”</w:t>
      </w:r>
      <w:r>
        <w:t>.</w:t>
      </w:r>
    </w:p>
    <w:p w14:paraId="13EC2C14" w14:textId="3CCF2E2A" w:rsidR="004F1EAF" w:rsidRPr="008F41B5"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6663BB41" w14:textId="65F69444" w:rsidR="004F1EAF" w:rsidRDefault="004F1EAF" w:rsidP="004F1EAF">
      <w:r>
        <w:t xml:space="preserve">In Window </w:t>
      </w:r>
      <w:r w:rsidR="0032127A">
        <w:t>Explorer</w:t>
      </w:r>
      <w:r>
        <w:t>, navigate to AbsoluteQuant folder in which you just saved the document. You should see a file called</w:t>
      </w:r>
      <w:r w:rsidRPr="000E0B40">
        <w:rPr>
          <w:b/>
          <w:bCs/>
        </w:rPr>
        <w:t xml:space="preserve"> AbsoluteQuantDocument.skyl</w:t>
      </w:r>
      <w:r w:rsidR="00553DA9">
        <w:t xml:space="preserve"> (along with </w:t>
      </w:r>
      <w:r w:rsidR="00553DA9" w:rsidRPr="000E0B40">
        <w:rPr>
          <w:b/>
          <w:bCs/>
        </w:rPr>
        <w:t>AbsoluteQuantDocument.sky</w:t>
      </w:r>
      <w:r w:rsidR="00553DA9">
        <w:t xml:space="preserve"> and .sky.view)</w:t>
      </w:r>
      <w:r>
        <w:t>.</w:t>
      </w:r>
      <w:r w:rsidR="00553DA9">
        <w:t xml:space="preserve"> If you do not see these file extensions, you may need to show file extensions in Windows Explorer.</w:t>
      </w:r>
      <w:r>
        <w:t xml:space="preserve"> This</w:t>
      </w:r>
      <w:r w:rsidR="00553DA9">
        <w:t xml:space="preserve"> .skyl file</w:t>
      </w:r>
      <w:r>
        <w:t xml:space="preserve"> is the audit log. If you open it</w:t>
      </w:r>
      <w:r w:rsidR="00553DA9">
        <w:t xml:space="preserve"> in a text editor like Notepad</w:t>
      </w:r>
      <w:r>
        <w:t xml:space="preserve">, you will see XML </w:t>
      </w:r>
      <w:r w:rsidR="00553DA9">
        <w:t>format text</w:t>
      </w:r>
      <w:r>
        <w:t>. If you are interested in the format, refer to the Audit logging paper. The audit logging file can be safely deleted at any time without damaging the document.</w:t>
      </w:r>
    </w:p>
    <w:p w14:paraId="670B6601" w14:textId="20A50B6A" w:rsidR="008F41B5" w:rsidRDefault="00DE1497" w:rsidP="000E0B40">
      <w:pPr>
        <w:pStyle w:val="Heading1"/>
      </w:pPr>
      <w:r w:rsidRPr="00DE1497">
        <w:t>Importing RAW files into Skyline</w:t>
      </w:r>
    </w:p>
    <w:p w14:paraId="76B3A564" w14:textId="25F7CFF6" w:rsidR="00DE1497" w:rsidRDefault="00C57004" w:rsidP="00815270">
      <w:r>
        <w:t>Next</w:t>
      </w:r>
      <w:r w:rsidR="00DE1497">
        <w:t xml:space="preserve"> </w:t>
      </w:r>
      <w:r w:rsidR="00A738F9">
        <w:t xml:space="preserve">task is to </w:t>
      </w:r>
      <w:r w:rsidR="00DE1497">
        <w:t>import the RAW files from the SRM run</w:t>
      </w:r>
      <w:r w:rsidR="00553DA9">
        <w:t>s for this experiment</w:t>
      </w:r>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r w:rsidR="00553DA9">
        <w: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AbsoluteQuant folder and select </w:t>
      </w:r>
      <w:r w:rsidR="00A123BD">
        <w:t>all raw files</w:t>
      </w:r>
      <w:r w:rsidR="00553DA9">
        <w:t>.</w:t>
      </w:r>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r w:rsidR="00553DA9">
        <w:t>.</w:t>
      </w:r>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r w:rsidR="00553DA9">
        <w:t>.</w:t>
      </w:r>
    </w:p>
    <w:p w14:paraId="01386333" w14:textId="77777777" w:rsidR="00320ADF" w:rsidRDefault="00C57004" w:rsidP="00320ADF">
      <w:pPr>
        <w:rPr>
          <w:noProof/>
        </w:rPr>
      </w:pPr>
      <w:r>
        <w:lastRenderedPageBreak/>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0E0B40">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7CF6B0BD" w:rsidR="00B0775F" w:rsidRDefault="00A738F9" w:rsidP="00080102">
      <w:r>
        <w:t>T</w:t>
      </w:r>
      <w:r w:rsidR="00080102">
        <w:t>he audit log will not create copies of files that are imported, but rather just store</w:t>
      </w:r>
      <w:r w:rsidR="00553DA9">
        <w:t>s</w:t>
      </w:r>
      <w:r w:rsidR="00080102">
        <w:t xml:space="preserve"> the paths of files that were imported.</w:t>
      </w:r>
      <w:r w:rsidR="00F92984">
        <w:t xml:space="preserve"> The first eight detailed messages are the paths of the </w:t>
      </w:r>
      <w:r w:rsidR="00A123BD">
        <w:t>nine</w:t>
      </w:r>
      <w:r w:rsidR="00F92984">
        <w:t xml:space="preserve"> raw files </w:t>
      </w:r>
      <w:r w:rsidR="00553DA9">
        <w:t xml:space="preserve">you </w:t>
      </w:r>
      <w:r w:rsidR="00F92984">
        <w:t xml:space="preserve">imported. The second to last message is the option </w:t>
      </w:r>
      <w:r w:rsidR="00553DA9">
        <w:t xml:space="preserve">you </w:t>
      </w:r>
      <w:r w:rsidR="00F92984">
        <w:t xml:space="preserve">set for importing replicates and the last message is another import setting that </w:t>
      </w:r>
      <w:r w:rsidR="00553DA9">
        <w:t xml:space="preserve">you </w:t>
      </w:r>
      <w:r w:rsidR="00F92984">
        <w:t xml:space="preserve">did not set </w:t>
      </w:r>
      <w:r w:rsidR="00553DA9">
        <w:t>yourself</w:t>
      </w:r>
      <w:r w:rsidR="00F92984">
        <w:t>, but it is still included in the log for reference.</w:t>
      </w:r>
      <w:r w:rsidR="001C0D4D">
        <w:t xml:space="preserve"> </w:t>
      </w:r>
    </w:p>
    <w:p w14:paraId="55BBA841" w14:textId="4551DFDD" w:rsidR="009C565C" w:rsidRDefault="001C0D4D" w:rsidP="00080102">
      <w:r>
        <w:t xml:space="preserve">Note that </w:t>
      </w:r>
      <w:r w:rsidR="00553DA9">
        <w:t xml:space="preserve">the primary </w:t>
      </w:r>
      <w:r>
        <w:t>entry again has a magnifying glass,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B0775F">
        <w:t xml:space="preserve"> the settings. </w:t>
      </w:r>
    </w:p>
    <w:p w14:paraId="163C7EAE" w14:textId="7522DE6B" w:rsidR="00080102" w:rsidRDefault="00B0775F" w:rsidP="000E0B40">
      <w:pPr>
        <w:pStyle w:val="ListParagraph"/>
        <w:numPr>
          <w:ilvl w:val="0"/>
          <w:numId w:val="16"/>
        </w:numPr>
      </w:pPr>
      <w:r>
        <w:t>Click on the magnifying glass to view the extra information:</w:t>
      </w:r>
    </w:p>
    <w:p w14:paraId="7F7CA41A" w14:textId="3A16E043" w:rsidR="00B0775F" w:rsidRDefault="00A123BD" w:rsidP="000E0B40">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0E0B40">
      <w:r>
        <w:t xml:space="preserve">Click </w:t>
      </w:r>
      <w:r>
        <w:rPr>
          <w:b/>
          <w:bCs/>
        </w:rPr>
        <w:t xml:space="preserve">OK </w:t>
      </w:r>
      <w:r>
        <w:t xml:space="preserve">to close the window. </w:t>
      </w:r>
    </w:p>
    <w:p w14:paraId="43E05B2C" w14:textId="77777777" w:rsidR="001132EA" w:rsidRDefault="00B0775F" w:rsidP="00815270">
      <w:r>
        <w:lastRenderedPageBreak/>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2E20AED8" w14:textId="77777777" w:rsidR="001132EA" w:rsidRDefault="001132EA" w:rsidP="00815270"/>
    <w:p w14:paraId="4182DD2F" w14:textId="6DE06DD5" w:rsidR="0037759C" w:rsidRDefault="0037759C" w:rsidP="000F47B8">
      <w:pPr>
        <w:pStyle w:val="Heading1"/>
      </w:pPr>
      <w:r w:rsidRPr="0037759C">
        <w:t>Generating a Calibration Curve</w:t>
      </w:r>
    </w:p>
    <w:p w14:paraId="55E26C4E" w14:textId="77777777" w:rsidR="000F47B8" w:rsidRPr="00F14E0F" w:rsidRDefault="000F47B8" w:rsidP="00F14E0F"/>
    <w:p w14:paraId="18743999" w14:textId="791E42A3" w:rsidR="00417DE1" w:rsidRPr="000E0B40" w:rsidRDefault="0037759C">
      <w:pPr>
        <w:rPr>
          <w:b/>
          <w:bCs/>
        </w:rPr>
      </w:pPr>
      <w:r w:rsidRPr="000E0B40">
        <w:rPr>
          <w:b/>
          <w:bCs/>
        </w:rPr>
        <w:t>Configuring quantification settings:</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r w:rsidR="00553DA9">
        <w:rPr>
          <w:bCs/>
        </w:rPr>
        <w:t>.</w:t>
      </w:r>
    </w:p>
    <w:p w14:paraId="5A9764B7" w14:textId="559265E6"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 to Heavy</w:t>
      </w:r>
      <w:r w:rsidR="00553DA9">
        <w:rPr>
          <w:bCs/>
        </w:rPr>
        <w:t>.</w:t>
      </w:r>
    </w:p>
    <w:p w14:paraId="012CDED4" w14:textId="1532F1AE" w:rsidR="0037759C" w:rsidRPr="0037759C" w:rsidRDefault="0037759C" w:rsidP="0037759C">
      <w:pPr>
        <w:pStyle w:val="ListParagraph"/>
        <w:numPr>
          <w:ilvl w:val="0"/>
          <w:numId w:val="6"/>
        </w:numPr>
        <w:rPr>
          <w:b/>
          <w:bCs/>
        </w:rPr>
      </w:pPr>
      <w:r>
        <w:t xml:space="preserve">Type </w:t>
      </w:r>
      <w:r w:rsidR="009C565C">
        <w:t>“</w:t>
      </w:r>
      <w:r w:rsidRPr="000E0B40">
        <w:t>fmol/ul</w:t>
      </w:r>
      <w:r w:rsidR="009C565C">
        <w:t>”</w:t>
      </w:r>
      <w:r>
        <w:t xml:space="preserve"> into the </w:t>
      </w:r>
      <w:r>
        <w:rPr>
          <w:b/>
          <w:bCs/>
        </w:rPr>
        <w:t>Units</w:t>
      </w:r>
      <w:r>
        <w:t xml:space="preserve"> box</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34274EC" w:rsidR="0037759C" w:rsidRDefault="0037759C" w:rsidP="0037759C">
      <w:r>
        <w:t>This generates the following audit log entry:</w:t>
      </w:r>
    </w:p>
    <w:p w14:paraId="278C37E9" w14:textId="51CCC07D" w:rsidR="0037759C" w:rsidRDefault="0037759C" w:rsidP="000E0B40">
      <w:r>
        <w:rPr>
          <w:noProof/>
        </w:rPr>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017902B0" w14:textId="2FABC0F2" w:rsidR="001132EA" w:rsidRDefault="001132EA" w:rsidP="0037759C">
      <w:pPr>
        <w:rPr>
          <w:b/>
          <w:bCs/>
        </w:rPr>
      </w:pPr>
    </w:p>
    <w:p w14:paraId="141C167F" w14:textId="2DBB31FA" w:rsidR="00AB74FF" w:rsidRDefault="00AB74FF" w:rsidP="000E0B40">
      <w:pPr>
        <w:pStyle w:val="Heading1"/>
      </w:pPr>
      <w:r w:rsidRPr="00AB74FF">
        <w:t>Specify the analyte concentrations of the external standards:</w:t>
      </w:r>
    </w:p>
    <w:p w14:paraId="13DF4B01" w14:textId="2971DAB2" w:rsidR="00AB74FF" w:rsidRDefault="00AB74FF" w:rsidP="0037759C">
      <w:r>
        <w:t xml:space="preserve">Next, </w:t>
      </w:r>
      <w:r w:rsidR="00DF79C8">
        <w:t xml:space="preserve">you </w:t>
      </w:r>
      <w:r>
        <w:t xml:space="preserve">will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lastRenderedPageBreak/>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Document Grid, click the </w:t>
      </w:r>
      <w:r>
        <w:rPr>
          <w:b/>
          <w:bCs/>
        </w:rPr>
        <w:t>Reports</w:t>
      </w:r>
      <w:r>
        <w:t xml:space="preserve"> dropdown list and choose </w:t>
      </w:r>
      <w:r>
        <w:rPr>
          <w:b/>
          <w:bCs/>
        </w:rPr>
        <w:t>Replicates</w:t>
      </w:r>
      <w:r w:rsidR="00DF79C8">
        <w:rPr>
          <w:bCs/>
        </w:rPr>
        <w:t>.</w:t>
      </w:r>
    </w:p>
    <w:p w14:paraId="14AD8B1C" w14:textId="5ECEA387" w:rsidR="00DF79C8" w:rsidRDefault="003475B9" w:rsidP="00AB74FF">
      <w:pPr>
        <w:pStyle w:val="ListParagraph"/>
        <w:numPr>
          <w:ilvl w:val="0"/>
          <w:numId w:val="7"/>
        </w:numPr>
      </w:pPr>
      <w:r>
        <w:t xml:space="preserve">In the </w:t>
      </w:r>
      <w:r w:rsidR="00E614CF">
        <w:t xml:space="preserve">row for </w:t>
      </w:r>
      <w:del w:id="53" w:author="Rita Chupalov" w:date="2019-11-18T14:15:00Z">
        <w:r w:rsidR="00E614CF" w:rsidDel="00C11C25">
          <w:delText>Standard_1</w:delText>
        </w:r>
      </w:del>
      <w:ins w:id="54" w:author="Rita Chupalov" w:date="2019-11-18T14:15:00Z">
        <w:r w:rsidR="00C11C25">
          <w:t>FOXN1-GST</w:t>
        </w:r>
      </w:ins>
      <w:r w:rsidR="00E614CF">
        <w:t>, select</w:t>
      </w:r>
      <w:r w:rsidR="008B425A">
        <w:t xml:space="preserve"> its </w:t>
      </w:r>
      <w:r w:rsidRPr="000E0B40">
        <w:rPr>
          <w:b/>
          <w:bCs/>
        </w:rPr>
        <w:t>Sample Type</w:t>
      </w:r>
      <w:r w:rsidR="008B425A">
        <w:t xml:space="preserve">: </w:t>
      </w:r>
      <w:r w:rsidR="008B425A" w:rsidRPr="000E0B40">
        <w:rPr>
          <w:b/>
          <w:bCs/>
        </w:rPr>
        <w:t>Unknown</w:t>
      </w:r>
      <w:r w:rsidR="00DF79C8">
        <w:t>.</w:t>
      </w:r>
    </w:p>
    <w:p w14:paraId="0400623E" w14:textId="2C64BFA1" w:rsidR="00DF79C8" w:rsidRPr="00AB74FF" w:rsidRDefault="00DF79C8" w:rsidP="00AB74FF">
      <w:pPr>
        <w:pStyle w:val="ListParagraph"/>
        <w:numPr>
          <w:ilvl w:val="0"/>
          <w:numId w:val="7"/>
        </w:numPr>
      </w:pPr>
      <w:r>
        <w:t xml:space="preserve">Copy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p>
    <w:p w14:paraId="39A346C1" w14:textId="0AE11E40" w:rsidR="0002561F" w:rsidRDefault="0002561F" w:rsidP="0002561F"/>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0D3F7471" w14:textId="671219BF" w:rsidR="0002561F" w:rsidRDefault="0002561F" w:rsidP="0002561F"/>
    <w:p w14:paraId="3C729857" w14:textId="180593C5" w:rsidR="0002561F" w:rsidRDefault="0002561F" w:rsidP="0002561F">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t>:</w:t>
      </w:r>
    </w:p>
    <w:p w14:paraId="20F11A6D" w14:textId="4004C764" w:rsidR="00FA7E89" w:rsidRDefault="00FA7E89" w:rsidP="0002561F"/>
    <w:p w14:paraId="07DB8F0E" w14:textId="0643FA15" w:rsidR="0002561F" w:rsidRDefault="0002561F" w:rsidP="000E0B40">
      <w:r>
        <w:rPr>
          <w:noProof/>
        </w:rPr>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1C7E0466" w14:textId="014E73C7" w:rsidR="0002561F" w:rsidRDefault="0002561F" w:rsidP="000E0B40">
      <w:r>
        <w:rPr>
          <w:noProof/>
        </w:rPr>
        <w:lastRenderedPageBreak/>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424D717"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tells us that the </w:t>
      </w:r>
      <w:r w:rsidRPr="000E0B40">
        <w:rPr>
          <w:b/>
        </w:rPr>
        <w:t>Replicates</w:t>
      </w:r>
      <w:r>
        <w:t xml:space="preserve"> </w:t>
      </w:r>
      <w:r w:rsidR="001E2175">
        <w:t xml:space="preserve">report </w:t>
      </w:r>
      <w:r>
        <w:t xml:space="preserve">was used. This </w:t>
      </w:r>
      <w:r w:rsidR="001E2175">
        <w:t xml:space="preserve">is </w:t>
      </w:r>
      <w:r>
        <w:t xml:space="preserve">important because in order to reproduce this </w:t>
      </w:r>
      <w:r w:rsidR="001E2175">
        <w:t>d</w:t>
      </w:r>
      <w:r>
        <w:t xml:space="preserve">ocument grid change,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0BAD3AC7" w:rsidR="0002561F" w:rsidRDefault="0036012C" w:rsidP="000E0B40">
      <w:r>
        <w:rPr>
          <w:noProof/>
        </w:rPr>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35B6C9E2"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into another document.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FE29A1">
        <w:rPr>
          <w:b/>
          <w:bCs/>
        </w:rPr>
        <w:t>Replicates.</w:t>
      </w:r>
    </w:p>
    <w:p w14:paraId="67FEC73C" w14:textId="56CAB7F8" w:rsidR="00FE29A1" w:rsidRDefault="00FE29A1" w:rsidP="000E0B40">
      <w:pPr>
        <w:pStyle w:val="ListParagraph"/>
        <w:numPr>
          <w:ilvl w:val="0"/>
          <w:numId w:val="12"/>
        </w:numPr>
      </w:pPr>
      <w:r>
        <w:t xml:space="preserve">Click </w:t>
      </w:r>
      <w:r>
        <w:rPr>
          <w:b/>
          <w:bCs/>
        </w:rPr>
        <w:t xml:space="preserve">OK </w:t>
      </w:r>
      <w:r>
        <w:t xml:space="preserve">to return from the </w:t>
      </w:r>
      <w:r w:rsidR="00800733" w:rsidRPr="000E0B40">
        <w:rPr>
          <w:b/>
          <w:bCs/>
        </w:rPr>
        <w:t>Audit Log Extra Information</w:t>
      </w:r>
      <w:r w:rsidR="00800733">
        <w:t xml:space="preserve"> window back to Skyline.</w:t>
      </w:r>
    </w:p>
    <w:p w14:paraId="3B7DE853" w14:textId="773AC70D" w:rsidR="00B0204E" w:rsidRDefault="00B0204E" w:rsidP="000E0B40">
      <w:pPr>
        <w:pStyle w:val="Heading1"/>
      </w:pPr>
      <w:r w:rsidRPr="00B0204E">
        <w:t>Adjusting integration boundaries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lastRenderedPageBreak/>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14975AC2"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box in the </w:t>
      </w:r>
      <w:r w:rsidRPr="005C7227">
        <w:rPr>
          <w:b/>
          <w:bCs/>
        </w:rPr>
        <w:t>Targets</w:t>
      </w:r>
      <w:r>
        <w:t xml:space="preserve"> windo</w:t>
      </w:r>
      <w:r w:rsidR="0008603B">
        <w:t>w</w:t>
      </w:r>
      <w:r w:rsidR="001E2175">
        <w:t>.</w:t>
      </w:r>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r w:rsidR="001E2175">
        <w:t>.</w:t>
      </w:r>
    </w:p>
    <w:p w14:paraId="205EE1C1" w14:textId="39D84957" w:rsidR="0008603B" w:rsidRDefault="0008603B" w:rsidP="0008603B">
      <w:pPr>
        <w:pStyle w:val="ListParagraph"/>
        <w:numPr>
          <w:ilvl w:val="0"/>
          <w:numId w:val="8"/>
        </w:numPr>
      </w:pPr>
      <w:r>
        <w:t xml:space="preserve">Now you should see the chromatogram of </w:t>
      </w:r>
      <w:r w:rsidRPr="000E0B40">
        <w:rPr>
          <w:b/>
          <w:bCs/>
        </w:rPr>
        <w:t>IEAIPQIDK</w:t>
      </w:r>
      <w:r>
        <w:rPr>
          <w:i/>
          <w:iCs/>
        </w:rPr>
        <w:t xml:space="preserve"> </w:t>
      </w:r>
      <w:r>
        <w:t xml:space="preserve">in the </w:t>
      </w:r>
      <w:r w:rsidRPr="000E0B40">
        <w:rPr>
          <w:b/>
          <w:bCs/>
        </w:rPr>
        <w:t>FOXN1-GST</w:t>
      </w:r>
      <w:r>
        <w:t xml:space="preserve"> sample</w:t>
      </w:r>
      <w:r w:rsidR="001E2175">
        <w:t>.</w:t>
      </w:r>
    </w:p>
    <w:p w14:paraId="5ACE1082" w14:textId="77777777" w:rsidR="001E2175" w:rsidRDefault="0008603B" w:rsidP="0008603B">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33EEDDA2" w:rsidR="001E2175" w:rsidRDefault="00087D5A" w:rsidP="000E0B40">
      <w:pPr>
        <w:pStyle w:val="ListParagraph"/>
        <w:numPr>
          <w:ilvl w:val="0"/>
          <w:numId w:val="13"/>
        </w:numPr>
      </w:pPr>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0E0B40">
      <w:r>
        <w:rPr>
          <w:noProof/>
        </w:rPr>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7DF2F324" w:rsidR="00087D5A" w:rsidRDefault="002A001A" w:rsidP="00087D5A">
      <w:r>
        <w:t xml:space="preserve">The integration boundaries look </w:t>
      </w:r>
      <w:r w:rsidR="001E2175">
        <w:t>acceptable and changing them may simply add variance to the peak area calculations. H</w:t>
      </w:r>
      <w:r>
        <w:t>owever</w:t>
      </w:r>
      <w:r w:rsidR="001E2175">
        <w:t>,</w:t>
      </w:r>
      <w:r>
        <w:t xml:space="preserve"> one might want to set the end boundary slightly more to the right to approximately 21.1. Click and hold on the right integration boundary to drag it to approximately 21.1.</w:t>
      </w:r>
    </w:p>
    <w:p w14:paraId="742A30AB" w14:textId="38EF2349" w:rsidR="002A001A" w:rsidRDefault="002A001A" w:rsidP="00087D5A">
      <w:r>
        <w:t xml:space="preserve">Switch to the </w:t>
      </w:r>
      <w:r w:rsidR="001E2175" w:rsidRPr="000E0B40">
        <w:rPr>
          <w:b/>
        </w:rPr>
        <w:t>Audit Log</w:t>
      </w:r>
      <w:r w:rsidR="001E2175">
        <w:t xml:space="preserve"> </w:t>
      </w:r>
      <w:r>
        <w:t>window and you should see that a new audit log entry appeared, as shown below:</w:t>
      </w:r>
    </w:p>
    <w:p w14:paraId="5113CCC4" w14:textId="7384E789" w:rsidR="002A001A" w:rsidRDefault="00803BDC" w:rsidP="000E0B40">
      <w:r>
        <w:rPr>
          <w:noProof/>
        </w:rPr>
        <w:lastRenderedPageBreak/>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492972F9" w:rsidR="00803BDC" w:rsidRDefault="00803BDC" w:rsidP="00803BDC">
      <w:r>
        <w:t xml:space="preserve">Note that when audit log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windows by</w:t>
      </w:r>
      <w:r w:rsidRPr="000E0B40">
        <w:rPr>
          <w:b/>
          <w:bCs/>
        </w:rPr>
        <w:t xml:space="preserve"> Protein/Peptide List &gt; Peptide &gt; Transition group &gt; Transition</w:t>
      </w:r>
      <w:r>
        <w:t>.</w:t>
      </w:r>
      <w:r>
        <w:br/>
      </w:r>
    </w:p>
    <w:p w14:paraId="3D4D9F57" w14:textId="77777777" w:rsidR="001E2175" w:rsidRDefault="00803BDC" w:rsidP="00803BDC">
      <w:r>
        <w:t>When an outside person reads this audit log</w:t>
      </w:r>
      <w:r w:rsidR="001E2175">
        <w:t>,</w:t>
      </w:r>
      <w:r>
        <w:t xml:space="preserve"> this integration bound</w:t>
      </w:r>
      <w:r w:rsidR="001E2175">
        <w:t>ary change</w:t>
      </w:r>
      <w:r>
        <w:t xml:space="preserve"> might seem arbitrary without any explanation. </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F2167F7" w:rsidR="001E2175" w:rsidRDefault="001E2175" w:rsidP="000E0B40">
      <w:pPr>
        <w:pStyle w:val="ListParagraph"/>
        <w:numPr>
          <w:ilvl w:val="0"/>
          <w:numId w:val="13"/>
        </w:numPr>
      </w:pPr>
      <w:r>
        <w:t xml:space="preserve">Enter </w:t>
      </w:r>
      <w:r w:rsidR="00803BDC">
        <w:t>a Reason such as “</w:t>
      </w:r>
      <w:r w:rsidR="00803BDC" w:rsidRPr="001E2175">
        <w:rPr>
          <w:i/>
          <w:iCs/>
        </w:rPr>
        <w:t>Changed end boundary to better fit peak</w:t>
      </w:r>
      <w:r w:rsidR="00803BDC">
        <w:t>”</w:t>
      </w:r>
      <w:r w:rsidR="00D86E56">
        <w:t xml:space="preserve"> and </w:t>
      </w:r>
      <w:r>
        <w:t xml:space="preserve">press </w:t>
      </w:r>
      <w:r w:rsidRPr="000E0B40">
        <w:rPr>
          <w:b/>
          <w:bCs/>
        </w:rPr>
        <w:t>Enter</w:t>
      </w:r>
      <w:r w:rsidR="00D86E56">
        <w:t>.</w:t>
      </w:r>
      <w:r w:rsidR="00DB1886">
        <w:t xml:space="preserve"> </w:t>
      </w:r>
    </w:p>
    <w:p w14:paraId="5C1F0CB0" w14:textId="77777777" w:rsidR="001E2175" w:rsidRDefault="00DB1886">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6E58D65D" w14:textId="77777777" w:rsidR="001E2175" w:rsidRDefault="001E2175" w:rsidP="00803BDC">
      <w:pPr>
        <w:rPr>
          <w:b/>
          <w:bCs/>
        </w:rPr>
      </w:pPr>
    </w:p>
    <w:p w14:paraId="0713E9F1" w14:textId="5CFCEE8F" w:rsidR="00D86E56" w:rsidRDefault="0020566A" w:rsidP="000E0B40">
      <w:pPr>
        <w:pStyle w:val="Heading1"/>
      </w:pPr>
      <w:r w:rsidRPr="0020566A">
        <w:t>Calibration Curve</w:t>
      </w:r>
    </w:p>
    <w:p w14:paraId="1EFAFC2D" w14:textId="0F9E1925" w:rsidR="0020566A" w:rsidRDefault="000343CD" w:rsidP="00803BDC">
      <w:r>
        <w:t>Next</w:t>
      </w:r>
      <w:r w:rsidR="0020566A">
        <w:t xml:space="preserve"> view the calibration curve configured earlier</w:t>
      </w:r>
      <w:r>
        <w:t xml:space="preserve"> as follows</w:t>
      </w:r>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3F374C93" w:rsidR="006F72A7" w:rsidRDefault="00AB5769" w:rsidP="00B76D93">
      <w:r>
        <w:t xml:space="preserve">The curve fits the first three points, but not for the points </w:t>
      </w:r>
      <w:r w:rsidR="000343CD">
        <w:t xml:space="preserve">closer to </w:t>
      </w:r>
      <w:r>
        <w:t xml:space="preserve">zero. Use </w:t>
      </w:r>
      <w:r w:rsidR="00B76D93">
        <w:t xml:space="preserve">the scroll wheel to zoom in on the lower </w:t>
      </w:r>
      <w:r w:rsidR="006F72A7">
        <w:t>four points.</w:t>
      </w:r>
    </w:p>
    <w:p w14:paraId="0F88554A" w14:textId="3C1A776C" w:rsidR="00B76D93" w:rsidRDefault="006F72A7" w:rsidP="000E0B40">
      <w:r>
        <w:rPr>
          <w:noProof/>
        </w:rPr>
        <w:lastRenderedPageBreak/>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78DF6238" w:rsidR="006F72A7" w:rsidRDefault="000343CD" w:rsidP="006F72A7">
      <w:r>
        <w:t xml:space="preserve">You </w:t>
      </w:r>
      <w:r w:rsidR="006F72A7">
        <w:t>can see that the last four points fall of</w:t>
      </w:r>
      <w:r>
        <w:t>f</w:t>
      </w:r>
      <w:r w:rsidR="006F72A7">
        <w:t xml:space="preserve"> </w:t>
      </w:r>
      <w:r w:rsidR="00AB5769">
        <w:t xml:space="preserve">the </w:t>
      </w:r>
      <w:r w:rsidR="006F72A7">
        <w:t xml:space="preserve">line, which indicates that </w:t>
      </w:r>
      <w:r>
        <w:t>they below the</w:t>
      </w:r>
      <w:r w:rsidR="006F72A7">
        <w:t xml:space="preserve"> limit of detection</w:t>
      </w:r>
      <w:r>
        <w:t xml:space="preserve"> for this peptide</w:t>
      </w:r>
      <w:r w:rsidR="006F72A7">
        <w:t>.</w:t>
      </w:r>
      <w:r w:rsidR="00AB5769">
        <w:t xml:space="preserve"> To create a better fit for the remaining points, </w:t>
      </w:r>
      <w:r>
        <w:t xml:space="preserve">you </w:t>
      </w:r>
      <w:r w:rsidR="00AB5769">
        <w:t xml:space="preserve">can exclude </w:t>
      </w:r>
      <w:r>
        <w:t xml:space="preserve">these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074B375F" w:rsidR="00DA0800" w:rsidRDefault="000343CD" w:rsidP="00AB5769">
      <w:r>
        <w:t xml:space="preserve">Review the </w:t>
      </w:r>
      <w:r>
        <w:rPr>
          <w:b/>
        </w:rPr>
        <w:t xml:space="preserve">Audit Log </w:t>
      </w:r>
      <w:r>
        <w:t>grid and, y</w:t>
      </w:r>
      <w:r w:rsidR="00730F9F">
        <w:t xml:space="preserve">ou should see four new audit log entries, one for each </w:t>
      </w:r>
      <w:r>
        <w:t>point you</w:t>
      </w:r>
      <w:r w:rsidR="00730F9F">
        <w:t xml:space="preserve"> excluded from the calibration:</w:t>
      </w:r>
    </w:p>
    <w:p w14:paraId="13D36035" w14:textId="6ABE81EE" w:rsidR="00730F9F" w:rsidRDefault="00DA0800" w:rsidP="000E0B40">
      <w:r>
        <w:rPr>
          <w:noProof/>
        </w:rPr>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B494773" w:rsidR="000343CD" w:rsidRDefault="000343CD" w:rsidP="00DA0800">
      <w:r>
        <w:t xml:space="preserve">You </w:t>
      </w:r>
      <w:r w:rsidR="00DA0800">
        <w:t xml:space="preserve">will again add a reason to explain why </w:t>
      </w:r>
      <w:r>
        <w:t>the replicates were excluded</w:t>
      </w:r>
      <w:r w:rsidR="00DA0800">
        <w:t>.</w:t>
      </w:r>
    </w:p>
    <w:p w14:paraId="448B015B" w14:textId="4C9AE608" w:rsidR="00942F02" w:rsidRDefault="006417A2" w:rsidP="000E0B40">
      <w:pPr>
        <w:pStyle w:val="ListParagraph"/>
        <w:numPr>
          <w:ilvl w:val="0"/>
          <w:numId w:val="9"/>
        </w:numPr>
      </w:pPr>
      <w:r>
        <w:t>Click on any of the four reason cells and enter something like “</w:t>
      </w:r>
      <w:r w:rsidRPr="000343CD">
        <w:rPr>
          <w:i/>
          <w:iCs/>
        </w:rPr>
        <w:t>Excluded standard since it was below LOD</w:t>
      </w:r>
      <w:r>
        <w:t>”</w:t>
      </w:r>
      <w:r w:rsidR="00942F02">
        <w:t xml:space="preserve"> and </w:t>
      </w:r>
      <w:r w:rsidR="000343CD">
        <w:t xml:space="preserve">press </w:t>
      </w:r>
      <w:r w:rsidR="000343CD" w:rsidRPr="000E0B40">
        <w:rPr>
          <w:b/>
          <w:bCs/>
        </w:rPr>
        <w:t>E</w:t>
      </w:r>
      <w:r w:rsidR="00942F02" w:rsidRPr="000E0B40">
        <w:rPr>
          <w:b/>
          <w:bCs/>
        </w:rPr>
        <w:t>nter</w:t>
      </w:r>
      <w:r w:rsidR="00942F02">
        <w:t>.</w:t>
      </w:r>
    </w:p>
    <w:p w14:paraId="103433F5" w14:textId="3DB9F2D4" w:rsidR="00942F02" w:rsidRDefault="00942F02" w:rsidP="00DA0800"/>
    <w:p w14:paraId="21A58B08" w14:textId="7F51DD98" w:rsidR="00942F02" w:rsidRDefault="00942F02" w:rsidP="000E0B40">
      <w:pPr>
        <w:pStyle w:val="Heading1"/>
      </w:pPr>
      <w:r w:rsidRPr="00942F02">
        <w:t>Customizing the audit log</w:t>
      </w:r>
    </w:p>
    <w:p w14:paraId="1E8E53C2" w14:textId="0FF2F631" w:rsidR="00EE4828" w:rsidRDefault="00030830" w:rsidP="00DA0800">
      <w:r>
        <w:t xml:space="preserve">You </w:t>
      </w:r>
      <w:r w:rsidR="00EE4828">
        <w:t>now have a large audit log and it</w:t>
      </w:r>
      <w:r>
        <w:t xml:space="preserve"> has</w:t>
      </w:r>
      <w:r w:rsidR="00EE4828">
        <w:t xml:space="preserve"> become difficult to see all changes at once. The audit log is based on the document grid and can</w:t>
      </w:r>
      <w:r>
        <w:t>, therefore,</w:t>
      </w:r>
      <w:r w:rsidR="00EE4828">
        <w:t xml:space="preserve"> be customized just like the document grid:</w:t>
      </w:r>
    </w:p>
    <w:p w14:paraId="77C91CA1" w14:textId="4D207832" w:rsidR="00EE4828" w:rsidRDefault="00EE4828" w:rsidP="000E0B40">
      <w:pPr>
        <w:pStyle w:val="ListParagraph"/>
        <w:numPr>
          <w:ilvl w:val="0"/>
          <w:numId w:val="9"/>
        </w:numPr>
      </w:pPr>
      <w:r>
        <w:t xml:space="preserve">In the top left corner of the audit log, click on the </w:t>
      </w:r>
      <w:r>
        <w:rPr>
          <w:b/>
          <w:bCs/>
        </w:rPr>
        <w:t>Reports</w:t>
      </w:r>
      <w:r>
        <w:t xml:space="preserve"> drop down list</w:t>
      </w:r>
      <w:r w:rsidR="00030830">
        <w:t>.</w:t>
      </w:r>
    </w:p>
    <w:p w14:paraId="62F46B1F" w14:textId="013CB13E" w:rsidR="00EE4828" w:rsidRDefault="00EE4828" w:rsidP="00EE4828">
      <w:r>
        <w:lastRenderedPageBreak/>
        <w:t>There are three default reports you can select:</w:t>
      </w:r>
    </w:p>
    <w:p w14:paraId="46D843E4" w14:textId="71AFE7D5" w:rsidR="00EE4828" w:rsidRDefault="00EE4828" w:rsidP="000E0B40">
      <w:pPr>
        <w:pStyle w:val="ListParagraph"/>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6DB817A" w:rsidR="00030830" w:rsidRDefault="00EE4828" w:rsidP="000636BC">
      <w:pPr>
        <w:pStyle w:val="ListParagraph"/>
        <w:numPr>
          <w:ilvl w:val="0"/>
          <w:numId w:val="9"/>
        </w:numPr>
      </w:pPr>
      <w:r>
        <w:t xml:space="preserve">Click on the </w:t>
      </w:r>
      <w:r w:rsidRPr="000636BC">
        <w:rPr>
          <w:b/>
          <w:bCs/>
        </w:rPr>
        <w:t xml:space="preserve">Undo Redo </w:t>
      </w:r>
      <w:r>
        <w:t>report to select it</w:t>
      </w:r>
      <w:r w:rsidR="00030830">
        <w:t>.</w:t>
      </w:r>
    </w:p>
    <w:p w14:paraId="0BD5B364" w14:textId="36A43B61" w:rsidR="00EE4828" w:rsidRDefault="00030830" w:rsidP="000636BC">
      <w:pPr>
        <w:pStyle w:val="ListParagraph"/>
        <w:numPr>
          <w:ilvl w:val="0"/>
          <w:numId w:val="9"/>
        </w:numPr>
      </w:pPr>
      <w:r>
        <w:t xml:space="preserve">Adjust the column </w:t>
      </w:r>
      <w:r w:rsidR="00EE4828">
        <w:t>widths to make sure all cells are completely visible</w:t>
      </w:r>
      <w:r>
        <w:t>.</w:t>
      </w:r>
    </w:p>
    <w:p w14:paraId="4D4B5142" w14:textId="3FA520A5" w:rsidR="00EE4828" w:rsidRDefault="00EE4828" w:rsidP="000E0B40">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79614AB7" w:rsidR="00EE4828" w:rsidRDefault="00EE4828" w:rsidP="00EE4828">
      <w:r>
        <w:t xml:space="preserve">Now the audit log only displays the Undo Redo messages and not the detail messages, </w:t>
      </w:r>
      <w:r w:rsidR="002764B4">
        <w:t>presenting</w:t>
      </w:r>
      <w:r>
        <w:t xml:space="preserve"> a much better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247C4971" w:rsidR="002764B4" w:rsidRDefault="002764B4" w:rsidP="000E0B40">
      <w:pPr>
        <w:pStyle w:val="ListParagraph"/>
        <w:numPr>
          <w:ilvl w:val="0"/>
          <w:numId w:val="14"/>
        </w:numPr>
      </w:pPr>
      <w:r>
        <w:t xml:space="preserve">You </w:t>
      </w:r>
      <w:r w:rsidR="003A6E80">
        <w:t xml:space="preserve">first configured the Transition settings and Peptide settings to include the correct transitions and modifications. </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362A60F1" w:rsidR="002764B4" w:rsidRDefault="002764B4" w:rsidP="000E0B40">
      <w:pPr>
        <w:pStyle w:val="ListParagraph"/>
        <w:numPr>
          <w:ilvl w:val="0"/>
          <w:numId w:val="14"/>
        </w:numPr>
      </w:pPr>
      <w:r>
        <w:t xml:space="preserve">You </w:t>
      </w:r>
      <w:r w:rsidR="003A6E80">
        <w:t>then 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61B18CCF" w14:textId="02B9616B" w:rsidR="00841286" w:rsidRDefault="00841286" w:rsidP="00EE4828"/>
    <w:p w14:paraId="2D90BDD7" w14:textId="0F0923BD" w:rsidR="000636BC" w:rsidRDefault="00841286" w:rsidP="00EE4828">
      <w:r>
        <w:t>Next,</w:t>
      </w:r>
      <w:r w:rsidR="000636BC">
        <w:t xml:space="preserve"> </w:t>
      </w:r>
      <w:r w:rsidR="002764B4">
        <w:t xml:space="preserve">you </w:t>
      </w:r>
      <w:r w:rsidR="000636BC">
        <w:t>will customize the audit log manually to show other columns</w:t>
      </w:r>
      <w:r>
        <w:t>:</w:t>
      </w:r>
    </w:p>
    <w:p w14:paraId="26AC4029" w14:textId="70F82557" w:rsidR="00841286" w:rsidRPr="00841286" w:rsidRDefault="00841286">
      <w:pPr>
        <w:pStyle w:val="ListParagraph"/>
        <w:numPr>
          <w:ilvl w:val="0"/>
          <w:numId w:val="9"/>
        </w:numPr>
      </w:pPr>
      <w:r>
        <w:lastRenderedPageBreak/>
        <w:t xml:space="preserve">In the top left corner of the </w:t>
      </w:r>
      <w:r w:rsidR="001639D7" w:rsidRPr="000E0B40">
        <w:rPr>
          <w:b/>
          <w:bCs/>
        </w:rPr>
        <w:t>Audit L</w:t>
      </w:r>
      <w:r w:rsidRPr="000E0B40">
        <w:rPr>
          <w:b/>
          <w:bCs/>
        </w:rPr>
        <w:t>og</w:t>
      </w:r>
      <w:r w:rsidR="001639D7">
        <w:t xml:space="preserve"> window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FBD2EC4" w:rsidR="00841286" w:rsidRDefault="00841286" w:rsidP="000E0B40">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766E0460" w14:textId="77777777" w:rsidR="002764B4" w:rsidRDefault="002764B4" w:rsidP="006D5006"/>
    <w:p w14:paraId="47B80DD6" w14:textId="202F2C62" w:rsidR="006D5006" w:rsidRDefault="006D5006" w:rsidP="006D5006">
      <w:r>
        <w:t xml:space="preserve">The </w:t>
      </w:r>
      <w:r w:rsidR="002764B4" w:rsidRPr="000E0B40">
        <w:rPr>
          <w:b/>
        </w:rPr>
        <w:t>Audit Log</w:t>
      </w:r>
      <w:r w:rsidR="002764B4">
        <w:t xml:space="preserve"> should now look like the following</w:t>
      </w:r>
      <w:r>
        <w:t xml:space="preserve">, although you will have a different user name and </w:t>
      </w:r>
      <w:r w:rsidR="002764B4">
        <w:t xml:space="preserve">you </w:t>
      </w:r>
      <w:r>
        <w:t>might be using a different Skyline Version.</w:t>
      </w:r>
    </w:p>
    <w:p w14:paraId="6BE20AF4" w14:textId="2E90453E" w:rsidR="006D5006" w:rsidRDefault="006D5006" w:rsidP="000E0B40">
      <w:r>
        <w:rPr>
          <w:noProof/>
        </w:rPr>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739E06E4" w14:textId="77777777" w:rsidR="00BA4493" w:rsidRDefault="00BA4493" w:rsidP="00841286"/>
    <w:p w14:paraId="6524EFE5" w14:textId="77777777" w:rsidR="00BA4493" w:rsidRDefault="00BA4493" w:rsidP="00841286"/>
    <w:p w14:paraId="7EBCBFC5" w14:textId="77777777" w:rsidR="00BA4493" w:rsidRDefault="00BA4493" w:rsidP="00841286"/>
    <w:p w14:paraId="224B24E0" w14:textId="77777777" w:rsidR="00BA4493" w:rsidRDefault="00BA4493" w:rsidP="00841286"/>
    <w:p w14:paraId="1D148472" w14:textId="77777777" w:rsidR="00BA4493" w:rsidRDefault="00BA4493" w:rsidP="00841286"/>
    <w:p w14:paraId="287A5FBD" w14:textId="77777777" w:rsidR="00BA4493" w:rsidRDefault="00BA4493" w:rsidP="00841286"/>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016EBA83" w:rsidR="00BA4493" w:rsidRPr="00F11C94" w:rsidRDefault="00380D53" w:rsidP="00F11C94">
      <w:pPr>
        <w:pStyle w:val="Heading1"/>
        <w:rPr>
          <w:ins w:id="55" w:author="Rita Chupalov" w:date="2019-11-18T17:10:00Z"/>
          <w:rPrChange w:id="56" w:author="Rita Chupalov" w:date="2019-11-18T18:02:00Z">
            <w:rPr>
              <w:ins w:id="57" w:author="Rita Chupalov" w:date="2019-11-18T17:10:00Z"/>
              <w:b/>
              <w:bCs/>
            </w:rPr>
          </w:rPrChange>
        </w:rPr>
        <w:pPrChange w:id="58" w:author="Rita Chupalov" w:date="2019-11-18T18:02:00Z">
          <w:pPr/>
        </w:pPrChange>
      </w:pPr>
      <w:del w:id="59" w:author="Rita Chupalov" w:date="2019-11-18T18:02:00Z">
        <w:r w:rsidDel="00F11C94">
          <w:delText xml:space="preserve">+ </w:delText>
        </w:r>
      </w:del>
      <w:r w:rsidRPr="00F11C94">
        <w:rPr>
          <w:rPrChange w:id="60" w:author="Rita Chupalov" w:date="2019-11-18T18:02:00Z">
            <w:rPr>
              <w:b/>
              <w:bCs/>
            </w:rPr>
          </w:rPrChange>
        </w:rPr>
        <w:t>Panorama</w:t>
      </w:r>
      <w:ins w:id="61" w:author="Rita Chupalov" w:date="2019-11-18T18:02:00Z">
        <w:r w:rsidR="00F11C94">
          <w:t xml:space="preserve"> Upload</w:t>
        </w:r>
      </w:ins>
      <w:del w:id="62" w:author="Rita Chupalov" w:date="2019-11-18T18:02:00Z">
        <w:r w:rsidRPr="00F11C94" w:rsidDel="00F11C94">
          <w:rPr>
            <w:rPrChange w:id="63" w:author="Rita Chupalov" w:date="2019-11-18T18:02:00Z">
              <w:rPr>
                <w:b/>
                <w:bCs/>
              </w:rPr>
            </w:rPrChange>
          </w:rPr>
          <w:delText xml:space="preserve"> (Rita)</w:delText>
        </w:r>
      </w:del>
    </w:p>
    <w:p w14:paraId="49AC3CFC" w14:textId="745FBF36" w:rsidR="00B457E9" w:rsidRDefault="00B457E9" w:rsidP="00841286">
      <w:pPr>
        <w:rPr>
          <w:ins w:id="64" w:author="Rita Chupalov" w:date="2019-11-18T17:13:00Z"/>
        </w:rPr>
      </w:pPr>
      <w:ins w:id="65" w:author="Rita Chupalov" w:date="2019-11-18T17:13:00Z">
        <w:r>
          <w:t>To proceed with the rest of the tutorial you need an account established on PanoramaWeb or to run your own instance of Panorama.</w:t>
        </w:r>
      </w:ins>
    </w:p>
    <w:p w14:paraId="6661E66A" w14:textId="77777777" w:rsidR="00B457E9" w:rsidRDefault="00B457E9" w:rsidP="00841286">
      <w:pPr>
        <w:rPr>
          <w:ins w:id="66" w:author="Rita Chupalov" w:date="2019-11-18T17:15:00Z"/>
        </w:rPr>
      </w:pPr>
      <w:ins w:id="67" w:author="Rita Chupalov" w:date="2019-11-18T17:10:00Z">
        <w:r w:rsidRPr="00B457E9">
          <w:rPr>
            <w:rPrChange w:id="68" w:author="Rita Chupalov" w:date="2019-11-18T17:10:00Z">
              <w:rPr>
                <w:b/>
                <w:bCs/>
              </w:rPr>
            </w:rPrChange>
          </w:rPr>
          <w:t xml:space="preserve">Panorama is </w:t>
        </w:r>
      </w:ins>
      <w:ins w:id="69" w:author="Rita Chupalov" w:date="2019-11-18T17:11:00Z">
        <w:r>
          <w:t xml:space="preserve">a web-based proteomics data sharing platform that support upload and viewing of Skyline files. </w:t>
        </w:r>
      </w:ins>
      <w:ins w:id="70" w:author="Rita Chupalov" w:date="2019-11-18T17:14:00Z">
        <w:r>
          <w:t>To upload your Skyline document into Panorama</w:t>
        </w:r>
      </w:ins>
      <w:ins w:id="71" w:author="Rita Chupalov" w:date="2019-11-18T17:15:00Z">
        <w:r>
          <w:t>:</w:t>
        </w:r>
      </w:ins>
    </w:p>
    <w:p w14:paraId="5D4DD2F3" w14:textId="400C7123" w:rsidR="00B457E9" w:rsidRDefault="00B457E9" w:rsidP="00B457E9">
      <w:pPr>
        <w:pStyle w:val="ListParagraph"/>
        <w:numPr>
          <w:ilvl w:val="0"/>
          <w:numId w:val="9"/>
        </w:numPr>
        <w:rPr>
          <w:ins w:id="72" w:author="Rita Chupalov" w:date="2019-11-18T17:19:00Z"/>
        </w:rPr>
        <w:pPrChange w:id="73" w:author="Rita Chupalov" w:date="2019-11-18T17:15:00Z">
          <w:pPr/>
        </w:pPrChange>
      </w:pPr>
      <w:ins w:id="74" w:author="Rita Chupalov" w:date="2019-11-18T17:15:00Z">
        <w:r>
          <w:t xml:space="preserve">Go to </w:t>
        </w:r>
        <w:r>
          <w:rPr>
            <w:b/>
          </w:rPr>
          <w:t>File</w:t>
        </w:r>
        <w:r>
          <w:t xml:space="preserve"> menu and click </w:t>
        </w:r>
        <w:r>
          <w:rPr>
            <w:b/>
          </w:rPr>
          <w:t>Upload to Panorama…</w:t>
        </w:r>
        <w:r>
          <w:t xml:space="preserve">. </w:t>
        </w:r>
      </w:ins>
    </w:p>
    <w:p w14:paraId="385D2029" w14:textId="7A395F21" w:rsidR="00B457E9" w:rsidRDefault="00B457E9" w:rsidP="00B457E9">
      <w:pPr>
        <w:rPr>
          <w:ins w:id="75" w:author="Rita Chupalov" w:date="2019-11-18T17:19:00Z"/>
        </w:rPr>
        <w:pPrChange w:id="76" w:author="Rita Chupalov" w:date="2019-11-18T17:19:00Z">
          <w:pPr/>
        </w:pPrChange>
      </w:pPr>
      <w:ins w:id="77" w:author="Rita Chupalov" w:date="2019-11-18T17:20:00Z">
        <w:r>
          <w:t xml:space="preserve">If you did not use Panorama before the following dialog </w:t>
        </w:r>
        <w:r w:rsidR="00CA11E0">
          <w:t>should appear:</w:t>
        </w:r>
      </w:ins>
    </w:p>
    <w:p w14:paraId="6670CFD2" w14:textId="04345609" w:rsidR="00B457E9" w:rsidRDefault="00B457E9" w:rsidP="00B457E9">
      <w:pPr>
        <w:rPr>
          <w:ins w:id="78" w:author="Rita Chupalov" w:date="2019-11-18T17:21:00Z"/>
        </w:rPr>
        <w:pPrChange w:id="79" w:author="Rita Chupalov" w:date="2019-11-18T17:19:00Z">
          <w:pPr/>
        </w:pPrChange>
      </w:pPr>
      <w:ins w:id="80" w:author="Rita Chupalov" w:date="2019-11-18T17:19:00Z">
        <w:r>
          <w:rPr>
            <w:noProof/>
          </w:rPr>
          <w:drawing>
            <wp:inline distT="0" distB="0" distL="0" distR="0" wp14:anchorId="47A73017" wp14:editId="178A9120">
              <wp:extent cx="2849033" cy="112724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98" cy="1165414"/>
                      </a:xfrm>
                      <a:prstGeom prst="rect">
                        <a:avLst/>
                      </a:prstGeom>
                    </pic:spPr>
                  </pic:pic>
                </a:graphicData>
              </a:graphic>
            </wp:inline>
          </w:drawing>
        </w:r>
      </w:ins>
    </w:p>
    <w:p w14:paraId="66D55336" w14:textId="5FA1A835" w:rsidR="00CA11E0" w:rsidRDefault="00CA11E0" w:rsidP="00CA11E0">
      <w:pPr>
        <w:pStyle w:val="ListParagraph"/>
        <w:numPr>
          <w:ilvl w:val="0"/>
          <w:numId w:val="9"/>
        </w:numPr>
        <w:rPr>
          <w:ins w:id="81" w:author="Rita Chupalov" w:date="2019-11-18T17:23:00Z"/>
        </w:rPr>
        <w:pPrChange w:id="82" w:author="Rita Chupalov" w:date="2019-11-18T17:23:00Z">
          <w:pPr/>
        </w:pPrChange>
      </w:pPr>
      <w:ins w:id="83" w:author="Rita Chupalov" w:date="2019-11-18T17:23:00Z">
        <w:r>
          <w:lastRenderedPageBreak/>
          <w:t xml:space="preserve">Click </w:t>
        </w:r>
        <w:r w:rsidRPr="00CA11E0">
          <w:rPr>
            <w:b/>
            <w:rPrChange w:id="84" w:author="Rita Chupalov" w:date="2019-11-18T17:23:00Z">
              <w:rPr/>
            </w:rPrChange>
          </w:rPr>
          <w:t>Continue</w:t>
        </w:r>
        <w:r>
          <w:t>.</w:t>
        </w:r>
      </w:ins>
    </w:p>
    <w:p w14:paraId="57BEDFFB" w14:textId="0B68294F" w:rsidR="00CA11E0" w:rsidRDefault="00CA11E0" w:rsidP="00CA11E0">
      <w:pPr>
        <w:ind w:left="360"/>
        <w:rPr>
          <w:ins w:id="85" w:author="Rita Chupalov" w:date="2019-11-18T17:25:00Z"/>
        </w:rPr>
        <w:pPrChange w:id="86" w:author="Rita Chupalov" w:date="2019-11-18T17:23:00Z">
          <w:pPr/>
        </w:pPrChange>
      </w:pPr>
      <w:ins w:id="87" w:author="Rita Chupalov" w:date="2019-11-18T17:23:00Z">
        <w:r>
          <w:t xml:space="preserve">The next dialog </w:t>
        </w:r>
      </w:ins>
      <w:ins w:id="88" w:author="Rita Chupalov" w:date="2019-11-18T17:24:00Z">
        <w:r>
          <w:t xml:space="preserve">should ask you the URL of the Panorama server you want to use and your credentials. </w:t>
        </w:r>
      </w:ins>
    </w:p>
    <w:p w14:paraId="36057253" w14:textId="3532E6D1" w:rsidR="00CA11E0" w:rsidRDefault="00CA11E0" w:rsidP="00CA11E0">
      <w:pPr>
        <w:pStyle w:val="ListParagraph"/>
        <w:numPr>
          <w:ilvl w:val="0"/>
          <w:numId w:val="9"/>
        </w:numPr>
        <w:rPr>
          <w:ins w:id="89" w:author="Rita Chupalov" w:date="2019-11-18T17:19:00Z"/>
        </w:rPr>
        <w:pPrChange w:id="90" w:author="Rita Chupalov" w:date="2019-11-18T17:27:00Z">
          <w:pPr/>
        </w:pPrChange>
      </w:pPr>
      <w:ins w:id="91" w:author="Rita Chupalov" w:date="2019-11-18T17:25:00Z">
        <w:r>
          <w:t>Enter the URL and your credentials and click OK</w:t>
        </w:r>
      </w:ins>
      <w:ins w:id="92" w:author="Rita Chupalov" w:date="2019-11-18T17:27:00Z">
        <w:r>
          <w:t>.</w:t>
        </w:r>
      </w:ins>
    </w:p>
    <w:p w14:paraId="73CE0DC5" w14:textId="0E1E3502" w:rsidR="00B457E9" w:rsidRDefault="00B457E9" w:rsidP="00B457E9">
      <w:pPr>
        <w:rPr>
          <w:ins w:id="93" w:author="Rita Chupalov" w:date="2019-11-18T17:27:00Z"/>
        </w:rPr>
        <w:pPrChange w:id="94" w:author="Rita Chupalov" w:date="2019-11-18T17:19:00Z">
          <w:pPr/>
        </w:pPrChange>
      </w:pPr>
      <w:ins w:id="95" w:author="Rita Chupalov" w:date="2019-11-18T17:19:00Z">
        <w:r>
          <w:rPr>
            <w:noProof/>
          </w:rPr>
          <w:drawing>
            <wp:inline distT="0" distB="0" distL="0" distR="0" wp14:anchorId="46CC88DB" wp14:editId="30143A98">
              <wp:extent cx="2319867" cy="173653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5870" cy="1770970"/>
                      </a:xfrm>
                      <a:prstGeom prst="rect">
                        <a:avLst/>
                      </a:prstGeom>
                    </pic:spPr>
                  </pic:pic>
                </a:graphicData>
              </a:graphic>
            </wp:inline>
          </w:drawing>
        </w:r>
      </w:ins>
    </w:p>
    <w:p w14:paraId="37E433B7" w14:textId="0EDC256B" w:rsidR="00CA11E0" w:rsidRDefault="00CA11E0" w:rsidP="00B457E9">
      <w:pPr>
        <w:rPr>
          <w:ins w:id="96" w:author="Rita Chupalov" w:date="2019-11-18T17:29:00Z"/>
        </w:rPr>
        <w:pPrChange w:id="97" w:author="Rita Chupalov" w:date="2019-11-18T17:19:00Z">
          <w:pPr/>
        </w:pPrChange>
      </w:pPr>
      <w:ins w:id="98" w:author="Rita Chupalov" w:date="2019-11-18T17:27:00Z">
        <w:r>
          <w:t xml:space="preserve">If the connection was successful the next dialog should show you the Panorama </w:t>
        </w:r>
      </w:ins>
      <w:ins w:id="99" w:author="Rita Chupalov" w:date="2019-11-18T17:28:00Z">
        <w:r>
          <w:t xml:space="preserve">server </w:t>
        </w:r>
      </w:ins>
      <w:ins w:id="100" w:author="Rita Chupalov" w:date="2019-11-18T17:27:00Z">
        <w:r>
          <w:t xml:space="preserve">URL </w:t>
        </w:r>
      </w:ins>
      <w:ins w:id="101" w:author="Rita Chupalov" w:date="2019-11-18T17:28:00Z">
        <w:r>
          <w:t xml:space="preserve">and the folders on the server available for upload. </w:t>
        </w:r>
      </w:ins>
    </w:p>
    <w:p w14:paraId="2E9430DF" w14:textId="1A06B8E8" w:rsidR="00CA11E0" w:rsidRDefault="00CA11E0" w:rsidP="00B457E9">
      <w:pPr>
        <w:rPr>
          <w:ins w:id="102" w:author="Rita Chupalov" w:date="2019-11-18T17:28:00Z"/>
        </w:rPr>
        <w:pPrChange w:id="103" w:author="Rita Chupalov" w:date="2019-11-18T17:19:00Z">
          <w:pPr/>
        </w:pPrChange>
      </w:pPr>
      <w:ins w:id="104" w:author="Rita Chupalov" w:date="2019-11-18T17:29:00Z">
        <w:r>
          <w:rPr>
            <w:noProof/>
          </w:rPr>
          <w:drawing>
            <wp:inline distT="0" distB="0" distL="0" distR="0" wp14:anchorId="0EF066EA" wp14:editId="36B5CA4B">
              <wp:extent cx="3716867" cy="17738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1851" cy="1790547"/>
                      </a:xfrm>
                      <a:prstGeom prst="rect">
                        <a:avLst/>
                      </a:prstGeom>
                    </pic:spPr>
                  </pic:pic>
                </a:graphicData>
              </a:graphic>
            </wp:inline>
          </w:drawing>
        </w:r>
      </w:ins>
    </w:p>
    <w:p w14:paraId="5BD39D4B" w14:textId="23CC32A8" w:rsidR="00CA11E0" w:rsidRDefault="00CA11E0" w:rsidP="00CA11E0">
      <w:pPr>
        <w:pStyle w:val="ListParagraph"/>
        <w:numPr>
          <w:ilvl w:val="0"/>
          <w:numId w:val="9"/>
        </w:numPr>
        <w:rPr>
          <w:ins w:id="105" w:author="Rita Chupalov" w:date="2019-11-18T17:28:00Z"/>
        </w:rPr>
        <w:pPrChange w:id="106" w:author="Rita Chupalov" w:date="2019-11-18T17:29:00Z">
          <w:pPr/>
        </w:pPrChange>
      </w:pPr>
      <w:ins w:id="107" w:author="Rita Chupalov" w:date="2019-11-18T17:28:00Z">
        <w:r>
          <w:t>Click on the + sign next to the URL to expand the list of folders if necessary.</w:t>
        </w:r>
      </w:ins>
    </w:p>
    <w:p w14:paraId="6BC02867" w14:textId="63D0E514" w:rsidR="00CA11E0" w:rsidRDefault="00CA11E0" w:rsidP="00CA11E0">
      <w:pPr>
        <w:pStyle w:val="ListParagraph"/>
        <w:numPr>
          <w:ilvl w:val="0"/>
          <w:numId w:val="9"/>
        </w:numPr>
        <w:rPr>
          <w:ins w:id="108" w:author="Rita Chupalov" w:date="2019-11-18T17:30:00Z"/>
        </w:rPr>
        <w:pPrChange w:id="109" w:author="Rita Chupalov" w:date="2019-11-18T17:29:00Z">
          <w:pPr/>
        </w:pPrChange>
      </w:pPr>
      <w:ins w:id="110" w:author="Rita Chupalov" w:date="2019-11-18T17:29:00Z">
        <w:r>
          <w:t>Select the folder where you want to upload</w:t>
        </w:r>
      </w:ins>
      <w:ins w:id="111" w:author="Rita Chupalov" w:date="2019-11-18T17:30:00Z">
        <w:r>
          <w:t xml:space="preserve"> the document</w:t>
        </w:r>
      </w:ins>
      <w:ins w:id="112" w:author="Rita Chupalov" w:date="2019-11-18T17:29:00Z">
        <w:r>
          <w:t>.</w:t>
        </w:r>
      </w:ins>
    </w:p>
    <w:p w14:paraId="42BA94DC" w14:textId="753E5B9C" w:rsidR="00CA11E0" w:rsidRDefault="00CA11E0" w:rsidP="00CA11E0">
      <w:pPr>
        <w:pStyle w:val="ListParagraph"/>
        <w:numPr>
          <w:ilvl w:val="0"/>
          <w:numId w:val="9"/>
        </w:numPr>
        <w:rPr>
          <w:ins w:id="113" w:author="Rita Chupalov" w:date="2019-11-18T17:30:00Z"/>
        </w:rPr>
        <w:pPrChange w:id="114" w:author="Rita Chupalov" w:date="2019-11-18T17:29:00Z">
          <w:pPr/>
        </w:pPrChange>
      </w:pPr>
      <w:ins w:id="115" w:author="Rita Chupalov" w:date="2019-11-18T17:30:00Z">
        <w:r>
          <w:t xml:space="preserve">Click </w:t>
        </w:r>
        <w:r>
          <w:rPr>
            <w:b/>
          </w:rPr>
          <w:t>OK</w:t>
        </w:r>
        <w:r>
          <w:t>.</w:t>
        </w:r>
      </w:ins>
    </w:p>
    <w:p w14:paraId="744D5BDE" w14:textId="733B8445" w:rsidR="003C1B8C" w:rsidRDefault="003C1B8C" w:rsidP="00CA11E0">
      <w:pPr>
        <w:pStyle w:val="ListParagraph"/>
        <w:numPr>
          <w:ilvl w:val="0"/>
          <w:numId w:val="9"/>
        </w:numPr>
        <w:rPr>
          <w:ins w:id="116" w:author="Rita Chupalov" w:date="2019-11-18T17:31:00Z"/>
        </w:rPr>
        <w:pPrChange w:id="117" w:author="Rita Chupalov" w:date="2019-11-18T17:29:00Z">
          <w:pPr/>
        </w:pPrChange>
      </w:pPr>
      <w:ins w:id="118" w:author="Rita Chupalov" w:date="2019-11-18T17:30:00Z">
        <w:r>
          <w:t xml:space="preserve">Click </w:t>
        </w:r>
      </w:ins>
      <w:ins w:id="119" w:author="Rita Chupalov" w:date="2019-11-18T17:31:00Z">
        <w:r>
          <w:rPr>
            <w:b/>
          </w:rPr>
          <w:t>Yes</w:t>
        </w:r>
        <w:r>
          <w:t xml:space="preserve"> in the next dialog to open the uploaded document overview in your browser.</w:t>
        </w:r>
      </w:ins>
    </w:p>
    <w:p w14:paraId="4D4E3F81" w14:textId="4109C0E3" w:rsidR="003C1B8C" w:rsidRDefault="003C1B8C" w:rsidP="00F774CC">
      <w:pPr>
        <w:rPr>
          <w:ins w:id="120" w:author="Rita Chupalov" w:date="2019-11-18T17:31:00Z"/>
        </w:rPr>
        <w:pPrChange w:id="121" w:author="Rita Chupalov" w:date="2019-11-18T18:04:00Z">
          <w:pPr/>
        </w:pPrChange>
      </w:pPr>
      <w:ins w:id="122" w:author="Rita Chupalov" w:date="2019-11-18T17:31:00Z">
        <w:r>
          <w:t>Skyline automatically zips up all the files associated with your document and uploads it into the Panorama server. The browser page should open that looks like this:</w:t>
        </w:r>
      </w:ins>
    </w:p>
    <w:p w14:paraId="2E39A5A6" w14:textId="5E650FAF" w:rsidR="003C1B8C" w:rsidRDefault="003C1B8C" w:rsidP="003C1B8C">
      <w:pPr>
        <w:ind w:left="360"/>
        <w:rPr>
          <w:ins w:id="123" w:author="Rita Chupalov" w:date="2019-11-18T17:36:00Z"/>
        </w:rPr>
        <w:pPrChange w:id="124" w:author="Rita Chupalov" w:date="2019-11-18T17:31:00Z">
          <w:pPr/>
        </w:pPrChange>
      </w:pPr>
      <w:ins w:id="125" w:author="Rita Chupalov" w:date="2019-11-18T17:40:00Z">
        <w:r>
          <w:rPr>
            <w:noProof/>
          </w:rPr>
          <w:lastRenderedPageBreak/>
          <w:drawing>
            <wp:inline distT="0" distB="0" distL="0" distR="0" wp14:anchorId="661794B9" wp14:editId="54DE60CA">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905"/>
                      </a:xfrm>
                      <a:prstGeom prst="rect">
                        <a:avLst/>
                      </a:prstGeom>
                    </pic:spPr>
                  </pic:pic>
                </a:graphicData>
              </a:graphic>
            </wp:inline>
          </w:drawing>
        </w:r>
      </w:ins>
    </w:p>
    <w:p w14:paraId="2AC26A3F" w14:textId="7087C89C" w:rsidR="003C1B8C" w:rsidRDefault="003C1B8C" w:rsidP="00F774CC">
      <w:pPr>
        <w:rPr>
          <w:ins w:id="126" w:author="Rita Chupalov" w:date="2019-11-18T17:40:00Z"/>
        </w:rPr>
        <w:pPrChange w:id="127" w:author="Rita Chupalov" w:date="2019-11-18T18:04:00Z">
          <w:pPr/>
        </w:pPrChange>
      </w:pPr>
      <w:ins w:id="128" w:author="Rita Chupalov" w:date="2019-11-18T17:36:00Z">
        <w:r>
          <w:t>D</w:t>
        </w:r>
      </w:ins>
      <w:ins w:id="129" w:author="Rita Chupalov" w:date="2019-11-18T17:37:00Z">
        <w:r>
          <w:t>etailed d</w:t>
        </w:r>
      </w:ins>
      <w:ins w:id="130" w:author="Rita Chupalov" w:date="2019-11-18T17:36:00Z">
        <w:r>
          <w:t xml:space="preserve">iscussion of the </w:t>
        </w:r>
      </w:ins>
      <w:ins w:id="131" w:author="Rita Chupalov" w:date="2019-11-18T17:37:00Z">
        <w:r>
          <w:t xml:space="preserve">Panorama functionality is beyond the scope of this tutorial. Please refer to </w:t>
        </w:r>
        <w:r>
          <w:fldChar w:fldCharType="begin"/>
        </w:r>
        <w:r>
          <w:instrText xml:space="preserve"> HYPERLINK "https://panoramaweb.org/wiki/home/page.view?name=sharing_documents" </w:instrText>
        </w:r>
        <w:r>
          <w:fldChar w:fldCharType="separate"/>
        </w:r>
        <w:r>
          <w:rPr>
            <w:rStyle w:val="Hyperlink"/>
          </w:rPr>
          <w:t>https://panoramaweb.org/wiki/home/page.view?name=sharing_documents</w:t>
        </w:r>
        <w:r>
          <w:fldChar w:fldCharType="end"/>
        </w:r>
        <w:r>
          <w:t xml:space="preserve"> tutorial for more details.</w:t>
        </w:r>
      </w:ins>
    </w:p>
    <w:p w14:paraId="400E9664" w14:textId="568D6805" w:rsidR="003C1B8C" w:rsidRDefault="003C1B8C" w:rsidP="003C1B8C">
      <w:pPr>
        <w:autoSpaceDE w:val="0"/>
        <w:autoSpaceDN w:val="0"/>
        <w:adjustRightInd w:val="0"/>
        <w:spacing w:after="0" w:line="240" w:lineRule="auto"/>
        <w:rPr>
          <w:ins w:id="132" w:author="Rita Chupalov" w:date="2019-11-18T18:05:00Z"/>
        </w:rPr>
      </w:pPr>
      <w:ins w:id="133" w:author="Rita Chupalov" w:date="2019-11-18T17:40:00Z">
        <w:r>
          <w:t xml:space="preserve">Note the </w:t>
        </w:r>
      </w:ins>
      <w:ins w:id="134" w:author="Rita Chupalov" w:date="2019-11-18T17:41:00Z">
        <w:r w:rsidRPr="00087C17">
          <w:rPr>
            <w:rFonts w:ascii="Arial" w:hAnsi="Arial" w:cs="Arial"/>
            <w:color w:val="4472C4" w:themeColor="accent1"/>
            <w:sz w:val="26"/>
            <w:szCs w:val="26"/>
            <w:rPrChange w:id="135" w:author="Rita Chupalov" w:date="2019-11-18T17:42:00Z">
              <w:rPr>
                <w:rFonts w:ascii="Arial" w:hAnsi="Arial" w:cs="Arial"/>
                <w:sz w:val="26"/>
                <w:szCs w:val="26"/>
              </w:rPr>
            </w:rPrChange>
          </w:rPr>
          <w:t>≡</w:t>
        </w:r>
        <w:r w:rsidR="00087C17">
          <w:rPr>
            <w:rFonts w:ascii="Arial" w:hAnsi="Arial" w:cs="Arial"/>
            <w:sz w:val="26"/>
            <w:szCs w:val="26"/>
          </w:rPr>
          <w:t xml:space="preserve"> </w:t>
        </w:r>
        <w:r w:rsidR="00087C17" w:rsidRPr="00087C17">
          <w:rPr>
            <w:rPrChange w:id="136" w:author="Rita Chupalov" w:date="2019-11-18T17:41:00Z">
              <w:rPr>
                <w:rFonts w:ascii="Arial" w:hAnsi="Arial" w:cs="Arial"/>
                <w:sz w:val="26"/>
                <w:szCs w:val="26"/>
              </w:rPr>
            </w:rPrChange>
          </w:rPr>
          <w:t>character</w:t>
        </w:r>
      </w:ins>
      <w:ins w:id="137" w:author="Rita Chupalov" w:date="2019-11-18T17:42:00Z">
        <w:r w:rsidR="00087C17">
          <w:t xml:space="preserve"> next to the </w:t>
        </w:r>
      </w:ins>
      <w:ins w:id="138" w:author="Rita Chupalov" w:date="2019-11-18T17:43:00Z">
        <w:r w:rsidR="00087C17">
          <w:t xml:space="preserve">number of document </w:t>
        </w:r>
      </w:ins>
      <w:ins w:id="139" w:author="Rita Chupalov" w:date="2019-11-18T17:42:00Z">
        <w:r w:rsidR="00087C17">
          <w:t>version</w:t>
        </w:r>
      </w:ins>
      <w:ins w:id="140" w:author="Rita Chupalov" w:date="2019-11-18T17:43:00Z">
        <w:r w:rsidR="00087C17">
          <w:t>s.</w:t>
        </w:r>
      </w:ins>
      <w:ins w:id="141" w:author="Rita Chupalov" w:date="2019-11-18T17:44:00Z">
        <w:r w:rsidR="00087C17">
          <w:t xml:space="preserve"> This is a link that allows you to access the audit log information for the document. If </w:t>
        </w:r>
      </w:ins>
      <w:ins w:id="142" w:author="Rita Chupalov" w:date="2019-11-18T17:45:00Z">
        <w:r w:rsidR="00087C17">
          <w:t>you upload a document without a valid audit log this link will not be shown.</w:t>
        </w:r>
      </w:ins>
    </w:p>
    <w:p w14:paraId="09DC62B5" w14:textId="77777777" w:rsidR="00F774CC" w:rsidRDefault="00F774CC" w:rsidP="003C1B8C">
      <w:pPr>
        <w:autoSpaceDE w:val="0"/>
        <w:autoSpaceDN w:val="0"/>
        <w:adjustRightInd w:val="0"/>
        <w:spacing w:after="0" w:line="240" w:lineRule="auto"/>
        <w:rPr>
          <w:ins w:id="143" w:author="Rita Chupalov" w:date="2019-11-18T17:46:00Z"/>
        </w:rPr>
      </w:pPr>
    </w:p>
    <w:p w14:paraId="08DC15E3" w14:textId="2CE699F5" w:rsidR="00087C17" w:rsidRDefault="00087C17" w:rsidP="00F11C94">
      <w:pPr>
        <w:pStyle w:val="ListParagraph"/>
        <w:numPr>
          <w:ilvl w:val="0"/>
          <w:numId w:val="70"/>
        </w:numPr>
        <w:autoSpaceDE w:val="0"/>
        <w:autoSpaceDN w:val="0"/>
        <w:adjustRightInd w:val="0"/>
        <w:spacing w:after="0" w:line="240" w:lineRule="auto"/>
        <w:rPr>
          <w:ins w:id="144" w:author="Rita Chupalov" w:date="2019-11-18T17:46:00Z"/>
        </w:rPr>
        <w:pPrChange w:id="145" w:author="Rita Chupalov" w:date="2019-11-18T17:55:00Z">
          <w:pPr>
            <w:autoSpaceDE w:val="0"/>
            <w:autoSpaceDN w:val="0"/>
            <w:adjustRightInd w:val="0"/>
            <w:spacing w:after="0" w:line="240" w:lineRule="auto"/>
          </w:pPr>
        </w:pPrChange>
      </w:pPr>
      <w:ins w:id="146" w:author="Rita Chupalov" w:date="2019-11-18T17:46:00Z">
        <w:r>
          <w:t xml:space="preserve">Hover your mouse over </w:t>
        </w:r>
        <w:r>
          <w:t xml:space="preserve">the </w:t>
        </w:r>
        <w:r w:rsidRPr="00F11C94">
          <w:rPr>
            <w:rFonts w:ascii="Arial" w:hAnsi="Arial" w:cs="Arial"/>
            <w:color w:val="4472C4" w:themeColor="accent1"/>
            <w:sz w:val="26"/>
            <w:szCs w:val="26"/>
            <w:rPrChange w:id="147" w:author="Rita Chupalov" w:date="2019-11-18T17:55:00Z">
              <w:rPr>
                <w:rFonts w:ascii="Arial" w:hAnsi="Arial" w:cs="Arial"/>
                <w:color w:val="4472C4" w:themeColor="accent1"/>
                <w:sz w:val="26"/>
                <w:szCs w:val="26"/>
              </w:rPr>
            </w:rPrChange>
          </w:rPr>
          <w:t>≡</w:t>
        </w:r>
        <w:r w:rsidRPr="00F11C94">
          <w:rPr>
            <w:rFonts w:ascii="Arial" w:hAnsi="Arial" w:cs="Arial"/>
            <w:sz w:val="26"/>
            <w:szCs w:val="26"/>
            <w:rPrChange w:id="148" w:author="Rita Chupalov" w:date="2019-11-18T17:55:00Z">
              <w:rPr>
                <w:rFonts w:ascii="Arial" w:hAnsi="Arial" w:cs="Arial"/>
                <w:sz w:val="26"/>
                <w:szCs w:val="26"/>
              </w:rPr>
            </w:rPrChange>
          </w:rPr>
          <w:t xml:space="preserve"> </w:t>
        </w:r>
        <w:r w:rsidRPr="004014DF">
          <w:t>character</w:t>
        </w:r>
        <w:r>
          <w:t xml:space="preserve"> to observe the explanatory tooltip.</w:t>
        </w:r>
      </w:ins>
    </w:p>
    <w:p w14:paraId="25AD22FF" w14:textId="3CB93D2D" w:rsidR="00087C17" w:rsidRDefault="00087C17" w:rsidP="00F11C94">
      <w:pPr>
        <w:pStyle w:val="ListParagraph"/>
        <w:numPr>
          <w:ilvl w:val="0"/>
          <w:numId w:val="70"/>
        </w:numPr>
        <w:autoSpaceDE w:val="0"/>
        <w:autoSpaceDN w:val="0"/>
        <w:adjustRightInd w:val="0"/>
        <w:spacing w:after="0" w:line="240" w:lineRule="auto"/>
        <w:rPr>
          <w:ins w:id="149" w:author="Rita Chupalov" w:date="2019-11-18T18:05:00Z"/>
        </w:rPr>
        <w:pPrChange w:id="150" w:author="Rita Chupalov" w:date="2019-11-18T17:55:00Z">
          <w:pPr>
            <w:autoSpaceDE w:val="0"/>
            <w:autoSpaceDN w:val="0"/>
            <w:adjustRightInd w:val="0"/>
            <w:spacing w:after="0" w:line="240" w:lineRule="auto"/>
          </w:pPr>
        </w:pPrChange>
      </w:pPr>
      <w:ins w:id="151" w:author="Rita Chupalov" w:date="2019-11-18T17:46:00Z">
        <w:r>
          <w:t xml:space="preserve">Click on </w:t>
        </w:r>
      </w:ins>
      <w:ins w:id="152" w:author="Rita Chupalov" w:date="2019-11-18T17:47:00Z">
        <w:r>
          <w:t xml:space="preserve">the </w:t>
        </w:r>
        <w:r w:rsidRPr="00F11C94">
          <w:rPr>
            <w:rFonts w:ascii="Arial" w:hAnsi="Arial" w:cs="Arial"/>
            <w:color w:val="4472C4" w:themeColor="accent1"/>
            <w:sz w:val="26"/>
            <w:szCs w:val="26"/>
            <w:rPrChange w:id="153" w:author="Rita Chupalov" w:date="2019-11-18T17:55:00Z">
              <w:rPr>
                <w:rFonts w:ascii="Arial" w:hAnsi="Arial" w:cs="Arial"/>
                <w:color w:val="4472C4" w:themeColor="accent1"/>
                <w:sz w:val="26"/>
                <w:szCs w:val="26"/>
              </w:rPr>
            </w:rPrChange>
          </w:rPr>
          <w:t>≡</w:t>
        </w:r>
        <w:r w:rsidRPr="00F11C94">
          <w:rPr>
            <w:rFonts w:ascii="Arial" w:hAnsi="Arial" w:cs="Arial"/>
            <w:sz w:val="26"/>
            <w:szCs w:val="26"/>
            <w:rPrChange w:id="154" w:author="Rita Chupalov" w:date="2019-11-18T17:55:00Z">
              <w:rPr>
                <w:rFonts w:ascii="Arial" w:hAnsi="Arial" w:cs="Arial"/>
                <w:sz w:val="26"/>
                <w:szCs w:val="26"/>
              </w:rPr>
            </w:rPrChange>
          </w:rPr>
          <w:t xml:space="preserve"> </w:t>
        </w:r>
        <w:r w:rsidRPr="004014DF">
          <w:t>character</w:t>
        </w:r>
        <w:r>
          <w:t>.</w:t>
        </w:r>
      </w:ins>
    </w:p>
    <w:p w14:paraId="296CBB6B" w14:textId="77777777" w:rsidR="00F774CC" w:rsidRDefault="00F774CC" w:rsidP="00F774CC">
      <w:pPr>
        <w:pStyle w:val="ListParagraph"/>
        <w:autoSpaceDE w:val="0"/>
        <w:autoSpaceDN w:val="0"/>
        <w:adjustRightInd w:val="0"/>
        <w:spacing w:after="0" w:line="240" w:lineRule="auto"/>
        <w:rPr>
          <w:ins w:id="155" w:author="Rita Chupalov" w:date="2019-11-18T17:47:00Z"/>
        </w:rPr>
        <w:pPrChange w:id="156" w:author="Rita Chupalov" w:date="2019-11-18T18:05:00Z">
          <w:pPr>
            <w:autoSpaceDE w:val="0"/>
            <w:autoSpaceDN w:val="0"/>
            <w:adjustRightInd w:val="0"/>
            <w:spacing w:after="0" w:line="240" w:lineRule="auto"/>
          </w:pPr>
        </w:pPrChange>
      </w:pPr>
    </w:p>
    <w:p w14:paraId="3A8671ED" w14:textId="53859E37" w:rsidR="00087C17" w:rsidRDefault="00087C17" w:rsidP="003C1B8C">
      <w:pPr>
        <w:autoSpaceDE w:val="0"/>
        <w:autoSpaceDN w:val="0"/>
        <w:adjustRightInd w:val="0"/>
        <w:spacing w:after="0" w:line="240" w:lineRule="auto"/>
        <w:rPr>
          <w:ins w:id="157" w:author="Rita Chupalov" w:date="2019-11-18T17:47:00Z"/>
        </w:rPr>
      </w:pPr>
      <w:ins w:id="158" w:author="Rita Chupalov" w:date="2019-11-18T17:47:00Z">
        <w:r>
          <w:t>Now you should see the following page:</w:t>
        </w:r>
      </w:ins>
    </w:p>
    <w:p w14:paraId="481396EC" w14:textId="0885F415" w:rsidR="00087C17" w:rsidRDefault="00087C17" w:rsidP="003C1B8C">
      <w:pPr>
        <w:autoSpaceDE w:val="0"/>
        <w:autoSpaceDN w:val="0"/>
        <w:adjustRightInd w:val="0"/>
        <w:spacing w:after="0" w:line="240" w:lineRule="auto"/>
        <w:rPr>
          <w:ins w:id="159" w:author="Rita Chupalov" w:date="2019-11-18T17:41:00Z"/>
          <w:rFonts w:ascii="MS Shell Dlg 2" w:hAnsi="MS Shell Dlg 2" w:cs="MS Shell Dlg 2"/>
          <w:sz w:val="16"/>
          <w:szCs w:val="16"/>
        </w:rPr>
      </w:pPr>
      <w:ins w:id="160" w:author="Rita Chupalov" w:date="2019-11-18T17:47:00Z">
        <w:r>
          <w:rPr>
            <w:noProof/>
          </w:rPr>
          <w:drawing>
            <wp:inline distT="0" distB="0" distL="0" distR="0" wp14:anchorId="15F18D71" wp14:editId="3C88B64A">
              <wp:extent cx="5576302" cy="256116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3250" cy="2564358"/>
                      </a:xfrm>
                      <a:prstGeom prst="rect">
                        <a:avLst/>
                      </a:prstGeom>
                    </pic:spPr>
                  </pic:pic>
                </a:graphicData>
              </a:graphic>
            </wp:inline>
          </w:drawing>
        </w:r>
      </w:ins>
    </w:p>
    <w:p w14:paraId="242804AE" w14:textId="1AB0B311" w:rsidR="003C1B8C" w:rsidRDefault="003C1B8C" w:rsidP="003C1B8C">
      <w:pPr>
        <w:ind w:left="360"/>
        <w:rPr>
          <w:ins w:id="161" w:author="Rita Chupalov" w:date="2019-11-18T17:47:00Z"/>
        </w:rPr>
        <w:pPrChange w:id="162" w:author="Rita Chupalov" w:date="2019-11-18T17:31:00Z">
          <w:pPr/>
        </w:pPrChange>
      </w:pPr>
      <w:ins w:id="163" w:author="Rita Chupalov" w:date="2019-11-18T17:41:00Z">
        <w:r>
          <w:t xml:space="preserve"> </w:t>
        </w:r>
      </w:ins>
    </w:p>
    <w:p w14:paraId="07D245FB" w14:textId="7C4E872C" w:rsidR="00087C17" w:rsidRPr="00F774CC" w:rsidRDefault="00087C17" w:rsidP="003C1B8C">
      <w:pPr>
        <w:ind w:left="360"/>
        <w:rPr>
          <w:ins w:id="164" w:author="Rita Chupalov" w:date="2019-11-18T17:55:00Z"/>
          <w:rPrChange w:id="165" w:author="Rita Chupalov" w:date="2019-11-18T18:07:00Z">
            <w:rPr>
              <w:ins w:id="166" w:author="Rita Chupalov" w:date="2019-11-18T17:55:00Z"/>
            </w:rPr>
          </w:rPrChange>
        </w:rPr>
        <w:pPrChange w:id="167" w:author="Rita Chupalov" w:date="2019-11-18T17:31:00Z">
          <w:pPr/>
        </w:pPrChange>
      </w:pPr>
      <w:ins w:id="168" w:author="Rita Chupalov" w:date="2019-11-18T17:47:00Z">
        <w:r>
          <w:t xml:space="preserve">This is an audit log viewer </w:t>
        </w:r>
      </w:ins>
      <w:ins w:id="169" w:author="Rita Chupalov" w:date="2019-11-18T17:48:00Z">
        <w:r>
          <w:t xml:space="preserve">page </w:t>
        </w:r>
      </w:ins>
      <w:ins w:id="170" w:author="Rita Chupalov" w:date="2019-11-18T17:47:00Z">
        <w:r>
          <w:t xml:space="preserve">very similar to </w:t>
        </w:r>
      </w:ins>
      <w:ins w:id="171" w:author="Rita Chupalov" w:date="2019-11-18T17:48:00Z">
        <w:r>
          <w:t xml:space="preserve">the Audit Log grid in Skyline. </w:t>
        </w:r>
      </w:ins>
      <w:ins w:id="172" w:author="Rita Chupalov" w:date="2019-11-18T18:06:00Z">
        <w:r w:rsidR="00F774CC">
          <w:t xml:space="preserve">For the sake of brevity </w:t>
        </w:r>
      </w:ins>
      <w:ins w:id="173" w:author="Rita Chupalov" w:date="2019-11-18T17:48:00Z">
        <w:r>
          <w:t xml:space="preserve">it shows </w:t>
        </w:r>
      </w:ins>
      <w:ins w:id="174" w:author="Rita Chupalov" w:date="2019-11-18T17:49:00Z">
        <w:r>
          <w:t xml:space="preserve">UndoRedo messages only </w:t>
        </w:r>
      </w:ins>
      <w:ins w:id="175" w:author="Rita Chupalov" w:date="2019-11-18T18:06:00Z">
        <w:r w:rsidR="00F774CC">
          <w:t>b</w:t>
        </w:r>
        <w:r w:rsidR="00F774CC">
          <w:t>y default</w:t>
        </w:r>
        <w:r w:rsidR="00F774CC">
          <w:t>,</w:t>
        </w:r>
        <w:r w:rsidR="00F774CC">
          <w:t xml:space="preserve"> </w:t>
        </w:r>
      </w:ins>
      <w:ins w:id="176" w:author="Rita Chupalov" w:date="2019-11-18T17:49:00Z">
        <w:r>
          <w:t xml:space="preserve">but full details </w:t>
        </w:r>
      </w:ins>
      <w:ins w:id="177" w:author="Rita Chupalov" w:date="2019-11-18T17:50:00Z">
        <w:r>
          <w:t>are available</w:t>
        </w:r>
      </w:ins>
      <w:ins w:id="178" w:author="Rita Chupalov" w:date="2019-11-18T17:54:00Z">
        <w:r w:rsidR="00F11C94">
          <w:t xml:space="preserve"> through the grid button on </w:t>
        </w:r>
        <w:r w:rsidR="00F11C94">
          <w:lastRenderedPageBreak/>
          <w:t>the left.</w:t>
        </w:r>
      </w:ins>
      <w:ins w:id="179" w:author="Rita Chupalov" w:date="2019-11-18T17:59:00Z">
        <w:r w:rsidR="00F11C94">
          <w:t xml:space="preserve"> </w:t>
        </w:r>
        <w:r w:rsidR="00F11C94">
          <w:t xml:space="preserve">It is very similar to Skyline’s Reports button and allows to select, create, and customize grid views. By default Panorama ships with the </w:t>
        </w:r>
        <w:r w:rsidR="00F11C94" w:rsidRPr="004014DF">
          <w:rPr>
            <w:b/>
          </w:rPr>
          <w:t>default</w:t>
        </w:r>
        <w:r w:rsidR="00F11C94">
          <w:t xml:space="preserve"> view and </w:t>
        </w:r>
        <w:r w:rsidR="00F11C94">
          <w:rPr>
            <w:b/>
          </w:rPr>
          <w:t>AllMessagesView</w:t>
        </w:r>
      </w:ins>
      <w:ins w:id="180" w:author="Rita Chupalov" w:date="2019-11-18T18:07:00Z">
        <w:r w:rsidR="00F774CC">
          <w:t>, but you are free to create your own.</w:t>
        </w:r>
      </w:ins>
    </w:p>
    <w:p w14:paraId="33CF3487" w14:textId="77777777" w:rsidR="00F11C94" w:rsidRDefault="00F11C94" w:rsidP="00905307">
      <w:pPr>
        <w:pStyle w:val="ListParagraph"/>
        <w:numPr>
          <w:ilvl w:val="0"/>
          <w:numId w:val="71"/>
        </w:numPr>
        <w:rPr>
          <w:ins w:id="181" w:author="Rita Chupalov" w:date="2019-11-18T18:00:00Z"/>
        </w:rPr>
        <w:pPrChange w:id="182" w:author="Rita Chupalov" w:date="2019-11-18T17:56:00Z">
          <w:pPr/>
        </w:pPrChange>
      </w:pPr>
      <w:ins w:id="183" w:author="Rita Chupalov" w:date="2019-11-18T17:55:00Z">
        <w:r>
          <w:t xml:space="preserve">Click on the </w:t>
        </w:r>
        <w:r w:rsidRPr="00F11C94">
          <w:rPr>
            <w:b/>
            <w:rPrChange w:id="184" w:author="Rita Chupalov" w:date="2019-11-18T18:00:00Z">
              <w:rPr/>
            </w:rPrChange>
          </w:rPr>
          <w:t>Grid View</w:t>
        </w:r>
        <w:r>
          <w:t xml:space="preserve"> button</w:t>
        </w:r>
      </w:ins>
    </w:p>
    <w:p w14:paraId="5C4FE918" w14:textId="0D9F5010" w:rsidR="00F11C94" w:rsidRPr="00F11C94" w:rsidRDefault="00F11C94" w:rsidP="00905307">
      <w:pPr>
        <w:pStyle w:val="ListParagraph"/>
        <w:numPr>
          <w:ilvl w:val="0"/>
          <w:numId w:val="71"/>
        </w:numPr>
        <w:rPr>
          <w:ins w:id="185" w:author="Rita Chupalov" w:date="2019-11-18T17:55:00Z"/>
          <w:rPrChange w:id="186" w:author="Rita Chupalov" w:date="2019-11-18T17:58:00Z">
            <w:rPr>
              <w:ins w:id="187" w:author="Rita Chupalov" w:date="2019-11-18T17:55:00Z"/>
            </w:rPr>
          </w:rPrChange>
        </w:rPr>
        <w:pPrChange w:id="188" w:author="Rita Chupalov" w:date="2019-11-18T17:56:00Z">
          <w:pPr/>
        </w:pPrChange>
      </w:pPr>
      <w:ins w:id="189" w:author="Rita Chupalov" w:date="2019-11-18T17:59:00Z">
        <w:r w:rsidRPr="00F11C94">
          <w:rPr>
            <w:rPrChange w:id="190" w:author="Rita Chupalov" w:date="2019-11-18T17:59:00Z">
              <w:rPr>
                <w:b/>
              </w:rPr>
            </w:rPrChange>
          </w:rPr>
          <w:t>Select</w:t>
        </w:r>
        <w:r w:rsidRPr="00F11C94">
          <w:rPr>
            <w:b/>
            <w:rPrChange w:id="191" w:author="Rita Chupalov" w:date="2019-11-18T18:00:00Z">
              <w:rPr>
                <w:b/>
              </w:rPr>
            </w:rPrChange>
          </w:rPr>
          <w:t xml:space="preserve"> AllMessages View</w:t>
        </w:r>
        <w:r>
          <w:t xml:space="preserve"> from the drop-down menu.</w:t>
        </w:r>
      </w:ins>
      <w:ins w:id="192" w:author="Rita Chupalov" w:date="2019-11-18T17:58:00Z">
        <w:r>
          <w:t xml:space="preserve"> </w:t>
        </w:r>
      </w:ins>
    </w:p>
    <w:p w14:paraId="736BC629" w14:textId="6A14F5DE" w:rsidR="00F11C94" w:rsidRDefault="00F11C94" w:rsidP="003C1B8C">
      <w:pPr>
        <w:ind w:left="360"/>
        <w:rPr>
          <w:ins w:id="193" w:author="Rita Chupalov" w:date="2019-11-18T17:55:00Z"/>
        </w:rPr>
        <w:pPrChange w:id="194" w:author="Rita Chupalov" w:date="2019-11-18T17:31:00Z">
          <w:pPr/>
        </w:pPrChange>
      </w:pPr>
      <w:ins w:id="195" w:author="Rita Chupalov" w:date="2019-11-18T17:55:00Z">
        <w:r>
          <w:rPr>
            <w:noProof/>
          </w:rPr>
          <w:drawing>
            <wp:inline distT="0" distB="0" distL="0" distR="0" wp14:anchorId="41292D6D" wp14:editId="0E27593F">
              <wp:extent cx="1805906" cy="144356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0955" cy="1455597"/>
                      </a:xfrm>
                      <a:prstGeom prst="rect">
                        <a:avLst/>
                      </a:prstGeom>
                    </pic:spPr>
                  </pic:pic>
                </a:graphicData>
              </a:graphic>
            </wp:inline>
          </w:drawing>
        </w:r>
      </w:ins>
    </w:p>
    <w:p w14:paraId="3CE704F0" w14:textId="7D45095F" w:rsidR="00F11C94" w:rsidRDefault="00F11C94" w:rsidP="003C1B8C">
      <w:pPr>
        <w:ind w:left="360"/>
        <w:rPr>
          <w:ins w:id="196" w:author="Rita Chupalov" w:date="2019-11-18T18:00:00Z"/>
        </w:rPr>
        <w:pPrChange w:id="197" w:author="Rita Chupalov" w:date="2019-11-18T17:31:00Z">
          <w:pPr/>
        </w:pPrChange>
      </w:pPr>
      <w:ins w:id="198" w:author="Rita Chupalov" w:date="2019-11-18T18:00:00Z">
        <w:r>
          <w:t>Now your page should look like this:</w:t>
        </w:r>
      </w:ins>
    </w:p>
    <w:p w14:paraId="5C858695" w14:textId="5B0C9BAB" w:rsidR="00F11C94" w:rsidRDefault="00F11C94" w:rsidP="003C1B8C">
      <w:pPr>
        <w:ind w:left="360"/>
        <w:rPr>
          <w:ins w:id="199" w:author="Rita Chupalov" w:date="2019-11-18T18:01:00Z"/>
        </w:rPr>
        <w:pPrChange w:id="200" w:author="Rita Chupalov" w:date="2019-11-18T17:31:00Z">
          <w:pPr/>
        </w:pPrChange>
      </w:pPr>
      <w:ins w:id="201" w:author="Rita Chupalov" w:date="2019-11-18T18:01:00Z">
        <w:r>
          <w:rPr>
            <w:noProof/>
          </w:rPr>
          <w:drawing>
            <wp:inline distT="0" distB="0" distL="0" distR="0" wp14:anchorId="27549525" wp14:editId="14DA708C">
              <wp:extent cx="5943600" cy="3065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5780"/>
                      </a:xfrm>
                      <a:prstGeom prst="rect">
                        <a:avLst/>
                      </a:prstGeom>
                    </pic:spPr>
                  </pic:pic>
                </a:graphicData>
              </a:graphic>
            </wp:inline>
          </w:drawing>
        </w:r>
      </w:ins>
    </w:p>
    <w:p w14:paraId="0DBCD27B" w14:textId="2EF0D306" w:rsidR="00F11C94" w:rsidRPr="00B457E9" w:rsidRDefault="00F774CC" w:rsidP="003C1B8C">
      <w:pPr>
        <w:ind w:left="360"/>
        <w:rPr>
          <w:rPrChange w:id="202" w:author="Rita Chupalov" w:date="2019-11-18T17:10:00Z">
            <w:rPr>
              <w:b/>
              <w:bCs/>
            </w:rPr>
          </w:rPrChange>
        </w:rPr>
        <w:pPrChange w:id="203" w:author="Rita Chupalov" w:date="2019-11-18T17:31:00Z">
          <w:pPr/>
        </w:pPrChange>
      </w:pPr>
      <w:ins w:id="204" w:author="Rita Chupalov" w:date="2019-11-18T18:10:00Z">
        <w:r>
          <w:t>A</w:t>
        </w:r>
      </w:ins>
      <w:ins w:id="205" w:author="Rita Chupalov" w:date="2019-11-18T18:01:00Z">
        <w:r w:rsidR="00F11C94">
          <w:t xml:space="preserve">ll the messages and message types in the audit log </w:t>
        </w:r>
      </w:ins>
      <w:ins w:id="206" w:author="Rita Chupalov" w:date="2019-11-18T18:10:00Z">
        <w:r>
          <w:t xml:space="preserve">are now </w:t>
        </w:r>
      </w:ins>
      <w:ins w:id="207" w:author="Rita Chupalov" w:date="2019-11-18T18:01:00Z">
        <w:r w:rsidR="00F11C94">
          <w:t>displayed.</w:t>
        </w:r>
      </w:ins>
      <w:bookmarkStart w:id="208" w:name="_GoBack"/>
      <w:bookmarkEnd w:id="208"/>
    </w:p>
    <w:p w14:paraId="79B80B4C" w14:textId="44533355" w:rsidR="00BA4493" w:rsidRDefault="00BA4493" w:rsidP="000E0B40">
      <w:pPr>
        <w:pStyle w:val="Heading1"/>
      </w:pPr>
      <w:r w:rsidRPr="00BA4493">
        <w:t>Conclusion</w:t>
      </w:r>
    </w:p>
    <w:p w14:paraId="6139560C" w14:textId="5F6367D4" w:rsidR="00BA4493" w:rsidRPr="00EE4828" w:rsidRDefault="00BA4493" w:rsidP="00841286">
      <w:r>
        <w:t>This tutorial went through setting up an absolute abundance experiment</w:t>
      </w:r>
      <w:r w:rsidR="001D6566">
        <w:t xml:space="preserve"> to demonstrate how to use the audit log.</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F61ADF" w14:textId="77777777" w:rsidR="00B177C3" w:rsidRDefault="00B177C3" w:rsidP="00F14E0F">
      <w:pPr>
        <w:spacing w:after="0" w:line="240" w:lineRule="auto"/>
      </w:pPr>
      <w:r>
        <w:separator/>
      </w:r>
    </w:p>
  </w:endnote>
  <w:endnote w:type="continuationSeparator" w:id="0">
    <w:p w14:paraId="4B534AFA" w14:textId="77777777" w:rsidR="00B177C3" w:rsidRDefault="00B177C3"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92306"/>
      <w:docPartObj>
        <w:docPartGallery w:val="Page Numbers (Bottom of Page)"/>
        <w:docPartUnique/>
      </w:docPartObj>
    </w:sdtPr>
    <w:sdtEndPr>
      <w:rPr>
        <w:noProof/>
      </w:rPr>
    </w:sdtEndPr>
    <w:sdtContent>
      <w:p w14:paraId="37913FFE" w14:textId="298A4C1F" w:rsidR="00F14E0F" w:rsidRDefault="00F14E0F">
        <w:pPr>
          <w:pStyle w:val="Footer"/>
          <w:jc w:val="center"/>
        </w:pPr>
        <w:r>
          <w:fldChar w:fldCharType="begin"/>
        </w:r>
        <w:r>
          <w:instrText xml:space="preserve"> PAGE   \* MERGEFORMAT </w:instrText>
        </w:r>
        <w:r>
          <w:fldChar w:fldCharType="separate"/>
        </w:r>
        <w:r w:rsidR="00F774CC">
          <w:rPr>
            <w:noProof/>
          </w:rPr>
          <w:t>18</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74A44" w14:textId="77777777" w:rsidR="00B177C3" w:rsidRDefault="00B177C3" w:rsidP="00F14E0F">
      <w:pPr>
        <w:spacing w:after="0" w:line="240" w:lineRule="auto"/>
      </w:pPr>
      <w:r>
        <w:separator/>
      </w:r>
    </w:p>
  </w:footnote>
  <w:footnote w:type="continuationSeparator" w:id="0">
    <w:p w14:paraId="0846484E" w14:textId="77777777" w:rsidR="00B177C3" w:rsidRDefault="00B177C3"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9"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52"/>
  </w:num>
  <w:num w:numId="4">
    <w:abstractNumId w:val="51"/>
  </w:num>
  <w:num w:numId="5">
    <w:abstractNumId w:val="49"/>
  </w:num>
  <w:num w:numId="6">
    <w:abstractNumId w:val="28"/>
  </w:num>
  <w:num w:numId="7">
    <w:abstractNumId w:val="8"/>
  </w:num>
  <w:num w:numId="8">
    <w:abstractNumId w:val="22"/>
  </w:num>
  <w:num w:numId="9">
    <w:abstractNumId w:val="38"/>
  </w:num>
  <w:num w:numId="10">
    <w:abstractNumId w:val="56"/>
  </w:num>
  <w:num w:numId="11">
    <w:abstractNumId w:val="17"/>
  </w:num>
  <w:num w:numId="12">
    <w:abstractNumId w:val="37"/>
  </w:num>
  <w:num w:numId="13">
    <w:abstractNumId w:val="24"/>
  </w:num>
  <w:num w:numId="14">
    <w:abstractNumId w:val="67"/>
  </w:num>
  <w:num w:numId="15">
    <w:abstractNumId w:val="70"/>
  </w:num>
  <w:num w:numId="16">
    <w:abstractNumId w:val="11"/>
  </w:num>
  <w:num w:numId="17">
    <w:abstractNumId w:val="43"/>
  </w:num>
  <w:num w:numId="18">
    <w:abstractNumId w:val="2"/>
  </w:num>
  <w:num w:numId="19">
    <w:abstractNumId w:val="19"/>
  </w:num>
  <w:num w:numId="20">
    <w:abstractNumId w:val="60"/>
  </w:num>
  <w:num w:numId="21">
    <w:abstractNumId w:val="50"/>
  </w:num>
  <w:num w:numId="22">
    <w:abstractNumId w:val="27"/>
  </w:num>
  <w:num w:numId="23">
    <w:abstractNumId w:val="16"/>
  </w:num>
  <w:num w:numId="24">
    <w:abstractNumId w:val="64"/>
  </w:num>
  <w:num w:numId="25">
    <w:abstractNumId w:val="13"/>
  </w:num>
  <w:num w:numId="26">
    <w:abstractNumId w:val="9"/>
  </w:num>
  <w:num w:numId="27">
    <w:abstractNumId w:val="65"/>
  </w:num>
  <w:num w:numId="28">
    <w:abstractNumId w:val="14"/>
  </w:num>
  <w:num w:numId="29">
    <w:abstractNumId w:val="55"/>
  </w:num>
  <w:num w:numId="30">
    <w:abstractNumId w:val="69"/>
  </w:num>
  <w:num w:numId="31">
    <w:abstractNumId w:val="48"/>
  </w:num>
  <w:num w:numId="32">
    <w:abstractNumId w:val="26"/>
  </w:num>
  <w:num w:numId="33">
    <w:abstractNumId w:val="7"/>
  </w:num>
  <w:num w:numId="34">
    <w:abstractNumId w:val="53"/>
  </w:num>
  <w:num w:numId="35">
    <w:abstractNumId w:val="23"/>
  </w:num>
  <w:num w:numId="36">
    <w:abstractNumId w:val="46"/>
  </w:num>
  <w:num w:numId="37">
    <w:abstractNumId w:val="39"/>
  </w:num>
  <w:num w:numId="38">
    <w:abstractNumId w:val="47"/>
  </w:num>
  <w:num w:numId="39">
    <w:abstractNumId w:val="33"/>
  </w:num>
  <w:num w:numId="40">
    <w:abstractNumId w:val="29"/>
  </w:num>
  <w:num w:numId="41">
    <w:abstractNumId w:val="59"/>
  </w:num>
  <w:num w:numId="42">
    <w:abstractNumId w:val="45"/>
  </w:num>
  <w:num w:numId="43">
    <w:abstractNumId w:val="0"/>
  </w:num>
  <w:num w:numId="44">
    <w:abstractNumId w:val="6"/>
  </w:num>
  <w:num w:numId="45">
    <w:abstractNumId w:val="63"/>
  </w:num>
  <w:num w:numId="46">
    <w:abstractNumId w:val="41"/>
  </w:num>
  <w:num w:numId="47">
    <w:abstractNumId w:val="40"/>
  </w:num>
  <w:num w:numId="48">
    <w:abstractNumId w:val="20"/>
  </w:num>
  <w:num w:numId="49">
    <w:abstractNumId w:val="34"/>
  </w:num>
  <w:num w:numId="50">
    <w:abstractNumId w:val="68"/>
  </w:num>
  <w:num w:numId="51">
    <w:abstractNumId w:val="21"/>
  </w:num>
  <w:num w:numId="52">
    <w:abstractNumId w:val="31"/>
  </w:num>
  <w:num w:numId="53">
    <w:abstractNumId w:val="66"/>
  </w:num>
  <w:num w:numId="54">
    <w:abstractNumId w:val="12"/>
  </w:num>
  <w:num w:numId="55">
    <w:abstractNumId w:val="57"/>
  </w:num>
  <w:num w:numId="56">
    <w:abstractNumId w:val="1"/>
  </w:num>
  <w:num w:numId="57">
    <w:abstractNumId w:val="42"/>
  </w:num>
  <w:num w:numId="58">
    <w:abstractNumId w:val="10"/>
  </w:num>
  <w:num w:numId="59">
    <w:abstractNumId w:val="30"/>
  </w:num>
  <w:num w:numId="60">
    <w:abstractNumId w:val="58"/>
  </w:num>
  <w:num w:numId="61">
    <w:abstractNumId w:val="61"/>
  </w:num>
  <w:num w:numId="62">
    <w:abstractNumId w:val="5"/>
  </w:num>
  <w:num w:numId="63">
    <w:abstractNumId w:val="4"/>
  </w:num>
  <w:num w:numId="64">
    <w:abstractNumId w:val="54"/>
  </w:num>
  <w:num w:numId="65">
    <w:abstractNumId w:val="36"/>
  </w:num>
  <w:num w:numId="66">
    <w:abstractNumId w:val="62"/>
  </w:num>
  <w:num w:numId="67">
    <w:abstractNumId w:val="44"/>
  </w:num>
  <w:num w:numId="68">
    <w:abstractNumId w:val="25"/>
  </w:num>
  <w:num w:numId="69">
    <w:abstractNumId w:val="18"/>
  </w:num>
  <w:num w:numId="70">
    <w:abstractNumId w:val="15"/>
  </w:num>
  <w:num w:numId="71">
    <w:abstractNumId w:val="32"/>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obiasr">
    <w15:presenceInfo w15:providerId="AD" w15:userId="S::tobiasr@uw.edu::9f06b8a5-ced3-4388-8e96-0114cb320ed7"/>
  </w15:person>
  <w15:person w15:author="Rita Chupalov">
    <w15:presenceInfo w15:providerId="None" w15:userId="Rita Chupal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D421F"/>
    <w:rsid w:val="000D7F36"/>
    <w:rsid w:val="000E0B40"/>
    <w:rsid w:val="000E6258"/>
    <w:rsid w:val="000F47B8"/>
    <w:rsid w:val="001132EA"/>
    <w:rsid w:val="00141C42"/>
    <w:rsid w:val="0014785A"/>
    <w:rsid w:val="001639D7"/>
    <w:rsid w:val="0017132E"/>
    <w:rsid w:val="00171924"/>
    <w:rsid w:val="00183285"/>
    <w:rsid w:val="001B1E2F"/>
    <w:rsid w:val="001B2234"/>
    <w:rsid w:val="001C0D4D"/>
    <w:rsid w:val="001D6566"/>
    <w:rsid w:val="001D733D"/>
    <w:rsid w:val="001E2175"/>
    <w:rsid w:val="002014B2"/>
    <w:rsid w:val="0020566A"/>
    <w:rsid w:val="002064FF"/>
    <w:rsid w:val="00255E1E"/>
    <w:rsid w:val="00262F0B"/>
    <w:rsid w:val="002764B4"/>
    <w:rsid w:val="002932D1"/>
    <w:rsid w:val="002A001A"/>
    <w:rsid w:val="002B7575"/>
    <w:rsid w:val="002D3CA3"/>
    <w:rsid w:val="002E07D0"/>
    <w:rsid w:val="002F24E0"/>
    <w:rsid w:val="00310235"/>
    <w:rsid w:val="00320ADF"/>
    <w:rsid w:val="0032127A"/>
    <w:rsid w:val="0033407A"/>
    <w:rsid w:val="00343DF7"/>
    <w:rsid w:val="003475B9"/>
    <w:rsid w:val="0036012C"/>
    <w:rsid w:val="0037759C"/>
    <w:rsid w:val="00380D53"/>
    <w:rsid w:val="003A6E80"/>
    <w:rsid w:val="003C08B5"/>
    <w:rsid w:val="003C1B8C"/>
    <w:rsid w:val="003C6D57"/>
    <w:rsid w:val="003D1A34"/>
    <w:rsid w:val="003F180E"/>
    <w:rsid w:val="003F6ACC"/>
    <w:rsid w:val="004069C7"/>
    <w:rsid w:val="00417DE1"/>
    <w:rsid w:val="004642CD"/>
    <w:rsid w:val="0049349E"/>
    <w:rsid w:val="004A0663"/>
    <w:rsid w:val="004E4E56"/>
    <w:rsid w:val="004F1EAF"/>
    <w:rsid w:val="0050730D"/>
    <w:rsid w:val="005108E6"/>
    <w:rsid w:val="00547C2A"/>
    <w:rsid w:val="00553DA9"/>
    <w:rsid w:val="00581A39"/>
    <w:rsid w:val="00587665"/>
    <w:rsid w:val="005A4612"/>
    <w:rsid w:val="005B57F6"/>
    <w:rsid w:val="005C7227"/>
    <w:rsid w:val="005E0554"/>
    <w:rsid w:val="005E1739"/>
    <w:rsid w:val="005E410B"/>
    <w:rsid w:val="005E6D6F"/>
    <w:rsid w:val="0060147A"/>
    <w:rsid w:val="00601747"/>
    <w:rsid w:val="006417A2"/>
    <w:rsid w:val="00645581"/>
    <w:rsid w:val="00665103"/>
    <w:rsid w:val="006A06D0"/>
    <w:rsid w:val="006B673E"/>
    <w:rsid w:val="006C5BD6"/>
    <w:rsid w:val="006C5BF0"/>
    <w:rsid w:val="006D3171"/>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E032F"/>
    <w:rsid w:val="007F1BC7"/>
    <w:rsid w:val="007F78D6"/>
    <w:rsid w:val="00800733"/>
    <w:rsid w:val="00803087"/>
    <w:rsid w:val="00803BDC"/>
    <w:rsid w:val="00815270"/>
    <w:rsid w:val="0083220C"/>
    <w:rsid w:val="00841286"/>
    <w:rsid w:val="008662B9"/>
    <w:rsid w:val="00867CED"/>
    <w:rsid w:val="008B425A"/>
    <w:rsid w:val="008C1B82"/>
    <w:rsid w:val="008E661E"/>
    <w:rsid w:val="008F0C93"/>
    <w:rsid w:val="008F3E4F"/>
    <w:rsid w:val="008F41B5"/>
    <w:rsid w:val="00941E01"/>
    <w:rsid w:val="00942F02"/>
    <w:rsid w:val="00946CFE"/>
    <w:rsid w:val="00985979"/>
    <w:rsid w:val="009876F8"/>
    <w:rsid w:val="009937A4"/>
    <w:rsid w:val="009C565C"/>
    <w:rsid w:val="009D2A44"/>
    <w:rsid w:val="00A123BD"/>
    <w:rsid w:val="00A268FD"/>
    <w:rsid w:val="00A36D99"/>
    <w:rsid w:val="00A41692"/>
    <w:rsid w:val="00A610FE"/>
    <w:rsid w:val="00A72D7E"/>
    <w:rsid w:val="00A738F9"/>
    <w:rsid w:val="00A761D1"/>
    <w:rsid w:val="00AB2952"/>
    <w:rsid w:val="00AB5769"/>
    <w:rsid w:val="00AB74FF"/>
    <w:rsid w:val="00AB7BF8"/>
    <w:rsid w:val="00B0204E"/>
    <w:rsid w:val="00B0775F"/>
    <w:rsid w:val="00B129AD"/>
    <w:rsid w:val="00B177C3"/>
    <w:rsid w:val="00B2024F"/>
    <w:rsid w:val="00B25D4E"/>
    <w:rsid w:val="00B457E9"/>
    <w:rsid w:val="00B62D84"/>
    <w:rsid w:val="00B66051"/>
    <w:rsid w:val="00B76D93"/>
    <w:rsid w:val="00BA4493"/>
    <w:rsid w:val="00BB37E2"/>
    <w:rsid w:val="00BD1CC6"/>
    <w:rsid w:val="00BF42C4"/>
    <w:rsid w:val="00C03F84"/>
    <w:rsid w:val="00C11C25"/>
    <w:rsid w:val="00C350A2"/>
    <w:rsid w:val="00C435C2"/>
    <w:rsid w:val="00C57004"/>
    <w:rsid w:val="00CA11E0"/>
    <w:rsid w:val="00CA6FB9"/>
    <w:rsid w:val="00CB45A4"/>
    <w:rsid w:val="00D5298C"/>
    <w:rsid w:val="00D85E17"/>
    <w:rsid w:val="00D86E56"/>
    <w:rsid w:val="00DA0800"/>
    <w:rsid w:val="00DA45E1"/>
    <w:rsid w:val="00DB1886"/>
    <w:rsid w:val="00DB74DF"/>
    <w:rsid w:val="00DE1497"/>
    <w:rsid w:val="00DE6D84"/>
    <w:rsid w:val="00DF79C8"/>
    <w:rsid w:val="00E001D1"/>
    <w:rsid w:val="00E12489"/>
    <w:rsid w:val="00E44A22"/>
    <w:rsid w:val="00E52C26"/>
    <w:rsid w:val="00E614CF"/>
    <w:rsid w:val="00E668CA"/>
    <w:rsid w:val="00E954D8"/>
    <w:rsid w:val="00EA2C17"/>
    <w:rsid w:val="00EA377E"/>
    <w:rsid w:val="00EB5C78"/>
    <w:rsid w:val="00EE2E44"/>
    <w:rsid w:val="00EE4828"/>
    <w:rsid w:val="00F0446C"/>
    <w:rsid w:val="00F077F9"/>
    <w:rsid w:val="00F11C94"/>
    <w:rsid w:val="00F14E0F"/>
    <w:rsid w:val="00F20157"/>
    <w:rsid w:val="00F22B05"/>
    <w:rsid w:val="00F36E2B"/>
    <w:rsid w:val="00F45A49"/>
    <w:rsid w:val="00F64C09"/>
    <w:rsid w:val="00F774CC"/>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B0E46507-7B07-4D06-9D0A-A08063B8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D84"/>
    <w:pPr>
      <w:spacing w:after="200" w:line="276" w:lineRule="auto"/>
    </w:pPr>
  </w:style>
  <w:style w:type="paragraph" w:styleId="Heading1">
    <w:name w:val="heading 1"/>
    <w:basedOn w:val="Normal"/>
    <w:next w:val="Normal"/>
    <w:link w:val="Heading1Char"/>
    <w:uiPriority w:val="9"/>
    <w:qFormat/>
    <w:rsid w:val="00DE6D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E6D8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E6D8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E6D8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DE6D8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E6D8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E6D8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E6D84"/>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DE6D8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6D84"/>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kyline.gs.washington.edu/tutorials/AbsoluteQuant.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FAA2D-9B30-40B2-84C4-C2E12E1A1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TotalTime>
  <Pages>20</Pages>
  <Words>3544</Words>
  <Characters>20202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Rita Chupalov</cp:lastModifiedBy>
  <cp:revision>2</cp:revision>
  <dcterms:created xsi:type="dcterms:W3CDTF">2019-11-19T02:11:00Z</dcterms:created>
  <dcterms:modified xsi:type="dcterms:W3CDTF">2019-11-19T02:11:00Z</dcterms:modified>
</cp:coreProperties>
</file>