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Default="002D3CA3" w:rsidP="000F47B8">
      <w:pPr>
        <w:pStyle w:val="Title"/>
        <w:pPrChange w:id="0" w:author="Nat Brace" w:date="2019-11-13T15:09:00Z">
          <w:pPr/>
        </w:pPrChange>
      </w:pPr>
      <w:r w:rsidRPr="002D3CA3">
        <w:t>Skyline Audit Logging</w:t>
      </w:r>
    </w:p>
    <w:p w14:paraId="4EF029AA" w14:textId="15B4269A" w:rsidR="002D3CA3" w:rsidRDefault="002D3CA3" w:rsidP="000F47B8">
      <w:pPr>
        <w:pStyle w:val="Heading1"/>
        <w:pPrChange w:id="1" w:author="Nat Brace" w:date="2019-11-13T15:09:00Z">
          <w:pPr/>
        </w:pPrChange>
      </w:pPr>
      <w:r w:rsidRPr="002D3CA3">
        <w:t>Introduction</w:t>
      </w:r>
    </w:p>
    <w:p w14:paraId="3B99EE24" w14:textId="1E324CB8" w:rsidR="002D3CA3" w:rsidRDefault="002D3CA3">
      <w:r>
        <w:t xml:space="preserve">This tutorial covers how to use the Skyline audit log. The audit logging system keeps track of all document modifications and displays them in an interactive grid, </w:t>
      </w:r>
      <w:del w:id="2" w:author="brendanx" w:date="2019-11-04T12:15:00Z">
        <w:r w:rsidDel="007C5EBD">
          <w:delText xml:space="preserve">very </w:delText>
        </w:r>
      </w:del>
      <w:r>
        <w:t xml:space="preserve">similar to the Document </w:t>
      </w:r>
      <w:ins w:id="3" w:author="brendanx" w:date="2019-11-04T12:15:00Z">
        <w:r w:rsidR="007C5EBD">
          <w:t>G</w:t>
        </w:r>
      </w:ins>
      <w:del w:id="4" w:author="brendanx" w:date="2019-11-04T12:15:00Z">
        <w:r w:rsidDel="007C5EBD">
          <w:delText>g</w:delText>
        </w:r>
      </w:del>
      <w:r>
        <w:t>rid.</w:t>
      </w:r>
      <w:r w:rsidR="006B673E">
        <w:t xml:space="preserve"> </w:t>
      </w:r>
      <w:del w:id="5" w:author="brendanx" w:date="2019-11-04T12:15:00Z">
        <w:r w:rsidR="00010F64" w:rsidDel="007C5EBD">
          <w:delText>Thus,</w:delText>
        </w:r>
        <w:r w:rsidR="006B673E" w:rsidDel="007C5EBD">
          <w:delText xml:space="preserve"> i</w:delText>
        </w:r>
      </w:del>
      <w:ins w:id="6" w:author="brendanx" w:date="2019-11-04T12:15:00Z">
        <w:r w:rsidR="007C5EBD">
          <w:t>I</w:t>
        </w:r>
      </w:ins>
      <w:r w:rsidR="006B673E">
        <w:t xml:space="preserve">t benefits from </w:t>
      </w:r>
      <w:r w:rsidR="005E1739">
        <w:t>all</w:t>
      </w:r>
      <w:r w:rsidR="006B673E">
        <w:t xml:space="preserve"> the features of the Document </w:t>
      </w:r>
      <w:ins w:id="7" w:author="brendanx" w:date="2019-11-04T12:15:00Z">
        <w:r w:rsidR="007C5EBD">
          <w:t>G</w:t>
        </w:r>
      </w:ins>
      <w:del w:id="8" w:author="brendanx" w:date="2019-11-04T12:15:00Z">
        <w:r w:rsidR="006B673E" w:rsidDel="007C5EBD">
          <w:delText>g</w:delText>
        </w:r>
      </w:del>
      <w:r w:rsidR="006B673E">
        <w:t xml:space="preserve">rid, such as creating </w:t>
      </w:r>
      <w:ins w:id="9" w:author="brendanx" w:date="2019-11-04T12:16:00Z">
        <w:r w:rsidR="007C5EBD">
          <w:t>r</w:t>
        </w:r>
      </w:ins>
      <w:del w:id="10" w:author="brendanx" w:date="2019-11-04T12:16:00Z">
        <w:r w:rsidR="006B673E" w:rsidDel="007C5EBD">
          <w:delText>R</w:delText>
        </w:r>
      </w:del>
      <w:r w:rsidR="006B673E">
        <w:t>eport</w:t>
      </w:r>
      <w:ins w:id="11" w:author="brendanx" w:date="2019-11-04T12:16:00Z">
        <w:r w:rsidR="007C5EBD">
          <w:t xml:space="preserve"> template</w:t>
        </w:r>
      </w:ins>
      <w:r w:rsidR="006B673E">
        <w:t xml:space="preserve">s, sorting by columns and editing cells, for example </w:t>
      </w:r>
      <w:del w:id="12" w:author="brendanx" w:date="2019-11-04T12:17:00Z">
        <w:r w:rsidR="006B673E" w:rsidDel="007C5EBD">
          <w:delText xml:space="preserve">for </w:delText>
        </w:r>
      </w:del>
      <w:ins w:id="13" w:author="brendanx" w:date="2019-11-04T12:17:00Z">
        <w:r w:rsidR="007C5EBD">
          <w:t xml:space="preserve">to </w:t>
        </w:r>
      </w:ins>
      <w:r w:rsidR="006B673E">
        <w:t xml:space="preserve">adding a </w:t>
      </w:r>
      <w:del w:id="14" w:author="brendanx" w:date="2019-11-04T12:17:00Z">
        <w:r w:rsidR="006B673E" w:rsidDel="007C5EBD">
          <w:delText xml:space="preserve">reason </w:delText>
        </w:r>
      </w:del>
      <w:ins w:id="15" w:author="brendanx" w:date="2019-11-04T12:17:00Z">
        <w:r w:rsidR="007C5EBD">
          <w:t xml:space="preserve">Reason </w:t>
        </w:r>
      </w:ins>
      <w:r w:rsidR="006B673E">
        <w:t xml:space="preserve">to a </w:t>
      </w:r>
      <w:del w:id="16" w:author="brendanx" w:date="2019-11-04T12:17:00Z">
        <w:r w:rsidR="006B673E" w:rsidDel="007C5EBD">
          <w:delText>changed</w:delText>
        </w:r>
      </w:del>
      <w:ins w:id="17" w:author="brendanx" w:date="2019-11-04T12:17:00Z">
        <w:r w:rsidR="007C5EBD">
          <w:t>log entry</w:t>
        </w:r>
      </w:ins>
      <w:r w:rsidR="006B673E">
        <w:t>.</w:t>
      </w:r>
      <w:r>
        <w:t xml:space="preserve"> </w:t>
      </w:r>
      <w:r w:rsidR="00141C42">
        <w:t xml:space="preserve">One of the design goals of the audit log was to give </w:t>
      </w:r>
      <w:del w:id="18" w:author="brendanx" w:date="2019-11-04T12:18:00Z">
        <w:r w:rsidR="00141C42" w:rsidDel="007C5EBD">
          <w:delText>the users the</w:delText>
        </w:r>
      </w:del>
      <w:ins w:id="19" w:author="brendanx" w:date="2019-11-04T12:18:00Z">
        <w:r w:rsidR="007C5EBD">
          <w:t>anyone the</w:t>
        </w:r>
      </w:ins>
      <w:r w:rsidR="00141C42">
        <w:t xml:space="preserve"> ability to reconstruct the state of a document</w:t>
      </w:r>
      <w:ins w:id="20" w:author="brendanx" w:date="2019-11-04T12:18:00Z">
        <w:r w:rsidR="007C5EBD">
          <w:t>,</w:t>
        </w:r>
      </w:ins>
      <w:r w:rsidR="00141C42">
        <w:t xml:space="preserve"> </w:t>
      </w:r>
      <w:del w:id="21" w:author="brendanx" w:date="2019-11-04T12:18:00Z">
        <w:r w:rsidR="00141C42" w:rsidDel="007C5EBD">
          <w:delText xml:space="preserve">only </w:delText>
        </w:r>
      </w:del>
      <w:r w:rsidR="00141C42">
        <w:t xml:space="preserve">given </w:t>
      </w:r>
      <w:ins w:id="22" w:author="brendanx" w:date="2019-11-04T12:18:00Z">
        <w:r w:rsidR="007C5EBD">
          <w:t xml:space="preserve">only </w:t>
        </w:r>
      </w:ins>
      <w:r w:rsidR="00141C42">
        <w:t>the audit log and the original data</w:t>
      </w:r>
      <w:del w:id="23" w:author="brendanx" w:date="2019-11-04T12:19:00Z">
        <w:r w:rsidR="006B673E" w:rsidDel="007C5EBD">
          <w:delText>, making it</w:delText>
        </w:r>
      </w:del>
      <w:ins w:id="24" w:author="brendanx" w:date="2019-11-04T12:19:00Z">
        <w:r w:rsidR="007C5EBD">
          <w:t>. This makes it</w:t>
        </w:r>
      </w:ins>
      <w:r w:rsidR="006B673E">
        <w:t xml:space="preserve"> an invaluable tool for </w:t>
      </w:r>
      <w:ins w:id="25" w:author="brendanx" w:date="2019-11-04T12:19:00Z">
        <w:r w:rsidR="007C5EBD">
          <w:t xml:space="preserve">a </w:t>
        </w:r>
      </w:ins>
      <w:r w:rsidR="006B673E">
        <w:t>Skyline user</w:t>
      </w:r>
      <w:del w:id="26" w:author="brendanx" w:date="2019-11-04T12:19:00Z">
        <w:r w:rsidR="006B673E" w:rsidDel="007C5EBD">
          <w:delText>s</w:delText>
        </w:r>
      </w:del>
      <w:r w:rsidR="006B673E">
        <w:t xml:space="preserve">. </w:t>
      </w:r>
      <w:r w:rsidR="00E44A22">
        <w:t xml:space="preserve">As </w:t>
      </w:r>
      <w:del w:id="27" w:author="brendanx" w:date="2019-11-04T12:19:00Z">
        <w:r w:rsidR="00E44A22" w:rsidDel="007C5EBD">
          <w:delText xml:space="preserve">we </w:delText>
        </w:r>
      </w:del>
      <w:ins w:id="28" w:author="brendanx" w:date="2019-11-04T12:19:00Z">
        <w:r w:rsidR="007C5EBD">
          <w:t xml:space="preserve">you </w:t>
        </w:r>
      </w:ins>
      <w:r w:rsidR="00E44A22">
        <w:t>will see</w:t>
      </w:r>
      <w:del w:id="29" w:author="brendanx" w:date="2019-11-04T12:19:00Z">
        <w:r w:rsidR="00E44A22" w:rsidDel="007C5EBD">
          <w:delText xml:space="preserve"> later</w:delText>
        </w:r>
      </w:del>
      <w:r w:rsidR="00E44A22">
        <w:t xml:space="preserve">, the audit </w:t>
      </w:r>
      <w:r w:rsidR="0014785A">
        <w:t>log</w:t>
      </w:r>
      <w:r w:rsidR="00E44A22">
        <w:t xml:space="preserve"> also makes the “Undo</w:t>
      </w:r>
      <w:ins w:id="30" w:author="brendanx" w:date="2019-11-04T12:20:00Z">
        <w:r w:rsidR="007C5EBD">
          <w:t>-</w:t>
        </w:r>
      </w:ins>
      <w:del w:id="31" w:author="brendanx" w:date="2019-11-04T12:20:00Z">
        <w:r w:rsidR="00E44A22" w:rsidDel="007C5EBD">
          <w:delText xml:space="preserve"> </w:delText>
        </w:r>
      </w:del>
      <w:r w:rsidR="00E44A22">
        <w:t>Redo” feature more usable by providing more specific change messages and allowing you to undo changes in the audit log</w:t>
      </w:r>
      <w:ins w:id="32" w:author="brendanx" w:date="2019-11-04T12:20:00Z">
        <w:r w:rsidR="007C5EBD">
          <w:t xml:space="preserve"> grid</w:t>
        </w:r>
      </w:ins>
      <w:r w:rsidR="00E44A22">
        <w:t xml:space="preserve"> itself. </w:t>
      </w:r>
      <w:r>
        <w:t xml:space="preserve">To demonstrate </w:t>
      </w:r>
      <w:del w:id="33" w:author="brendanx" w:date="2019-11-04T12:21:00Z">
        <w:r w:rsidDel="007C5EBD">
          <w:delText xml:space="preserve">the audit log’s </w:delText>
        </w:r>
        <w:r w:rsidR="00010F64" w:rsidDel="007C5EBD">
          <w:delText>usage</w:delText>
        </w:r>
      </w:del>
      <w:ins w:id="34" w:author="brendanx" w:date="2019-11-04T12:21:00Z">
        <w:r w:rsidR="007C5EBD">
          <w:t>important benefits of the audit log</w:t>
        </w:r>
      </w:ins>
      <w:r w:rsidR="00010F64">
        <w:t>,</w:t>
      </w:r>
      <w:r>
        <w:t xml:space="preserve"> </w:t>
      </w:r>
      <w:del w:id="35" w:author="brendanx" w:date="2019-11-04T12:21:00Z">
        <w:r w:rsidDel="007C5EBD">
          <w:delText xml:space="preserve">we </w:delText>
        </w:r>
      </w:del>
      <w:ins w:id="36" w:author="brendanx" w:date="2019-11-04T12:21:00Z">
        <w:r w:rsidR="007C5EBD">
          <w:t>this tutorial is based on the</w:t>
        </w:r>
      </w:ins>
      <w:del w:id="37" w:author="brendanx" w:date="2019-11-04T12:21:00Z">
        <w:r w:rsidDel="007C5EBD">
          <w:delText xml:space="preserve">will </w:delText>
        </w:r>
        <w:r w:rsidR="00010F64" w:rsidDel="007C5EBD">
          <w:delText>work through the</w:delText>
        </w:r>
      </w:del>
      <w:r w:rsidR="00010F64">
        <w:t xml:space="preserve"> Absolute Quantification Tutorial, in which </w:t>
      </w:r>
      <w:del w:id="38" w:author="brendanx" w:date="2019-11-04T12:22:00Z">
        <w:r w:rsidR="00010F64" w:rsidDel="007C5EBD">
          <w:delText xml:space="preserve">we </w:delText>
        </w:r>
        <w:r w:rsidDel="007C5EBD">
          <w:delText xml:space="preserve">determine </w:delText>
        </w:r>
      </w:del>
      <w:r>
        <w:t xml:space="preserve">the absolute abundance of a target </w:t>
      </w:r>
      <w:del w:id="39" w:author="brendanx" w:date="2019-11-04T12:22:00Z">
        <w:r w:rsidDel="007C5EBD">
          <w:delText xml:space="preserve">protein </w:delText>
        </w:r>
      </w:del>
      <w:ins w:id="40" w:author="brendanx" w:date="2019-11-04T12:22:00Z">
        <w:r w:rsidR="007C5EBD">
          <w:t xml:space="preserve">peptide is determined </w:t>
        </w:r>
      </w:ins>
      <w:r>
        <w:t>using Selected Reaction Monitoring (SRM) mass spectrometry by creating an external calibration curve with an internal standard heavy labeled</w:t>
      </w:r>
      <w:ins w:id="41" w:author="brendanx" w:date="2019-11-04T12:22:00Z">
        <w:r w:rsidR="007C5EBD">
          <w:t xml:space="preserve"> reference</w:t>
        </w:r>
      </w:ins>
      <w:r>
        <w:t xml:space="preserve"> peptide. </w:t>
      </w:r>
      <w:r w:rsidR="00E44A22">
        <w:t>Th</w:t>
      </w:r>
      <w:ins w:id="42" w:author="brendanx" w:date="2019-11-04T12:23:00Z">
        <w:r w:rsidR="007C5EBD">
          <w:t>is</w:t>
        </w:r>
      </w:ins>
      <w:del w:id="43" w:author="brendanx" w:date="2019-11-04T12:23:00Z">
        <w:r w:rsidR="00E44A22" w:rsidDel="007C5EBD">
          <w:delText>e</w:delText>
        </w:r>
      </w:del>
      <w:r w:rsidR="00E44A22">
        <w:t xml:space="preserve"> tutorial will be mostly focused on how to configure the audit log, how your actions are logged and how to </w:t>
      </w:r>
      <w:r w:rsidR="00B25D4E">
        <w:t>read and work with the audit log.</w:t>
      </w:r>
      <w:r w:rsidR="007914F9">
        <w:t xml:space="preserve"> </w:t>
      </w:r>
      <w:del w:id="44" w:author="brendanx" w:date="2019-11-04T12:23:00Z">
        <w:r w:rsidR="007914F9" w:rsidDel="007C5EBD">
          <w:delText>Thus if</w:delText>
        </w:r>
      </w:del>
      <w:ins w:id="45" w:author="brendanx" w:date="2019-11-04T12:23:00Z">
        <w:r w:rsidR="007C5EBD">
          <w:t>If</w:t>
        </w:r>
      </w:ins>
      <w:r w:rsidR="007914F9">
        <w:t xml:space="preserve"> </w:t>
      </w:r>
      <w:del w:id="46" w:author="brendanx" w:date="2019-11-04T12:23:00Z">
        <w:r w:rsidR="007914F9" w:rsidDel="007C5EBD">
          <w:delText>your goal is</w:delText>
        </w:r>
      </w:del>
      <w:ins w:id="47" w:author="brendanx" w:date="2019-11-04T12:23:00Z">
        <w:r w:rsidR="007C5EBD">
          <w:t>you find you want</w:t>
        </w:r>
      </w:ins>
      <w:r w:rsidR="007914F9">
        <w:t xml:space="preserve"> to learn </w:t>
      </w:r>
      <w:ins w:id="48" w:author="brendanx" w:date="2019-11-04T12:24:00Z">
        <w:r w:rsidR="007C5EBD">
          <w:t xml:space="preserve">more </w:t>
        </w:r>
      </w:ins>
      <w:r w:rsidR="007914F9">
        <w:t xml:space="preserve">about </w:t>
      </w:r>
      <w:ins w:id="49" w:author="brendanx" w:date="2019-11-04T12:24:00Z">
        <w:r w:rsidR="004642CD">
          <w:t>a</w:t>
        </w:r>
      </w:ins>
      <w:del w:id="50" w:author="brendanx" w:date="2019-11-04T12:24:00Z">
        <w:r w:rsidR="007914F9" w:rsidDel="004642CD">
          <w:delText>A</w:delText>
        </w:r>
      </w:del>
      <w:r w:rsidR="007914F9">
        <w:t xml:space="preserve">bsolute </w:t>
      </w:r>
      <w:ins w:id="51" w:author="brendanx" w:date="2019-11-04T12:24:00Z">
        <w:r w:rsidR="004642CD">
          <w:t>q</w:t>
        </w:r>
      </w:ins>
      <w:del w:id="52" w:author="brendanx" w:date="2019-11-04T12:24:00Z">
        <w:r w:rsidR="007914F9" w:rsidDel="004642CD">
          <w:delText>Q</w:delText>
        </w:r>
      </w:del>
      <w:r w:rsidR="007914F9">
        <w:t xml:space="preserve">uantification, you should refer to the Absolute Quantification Tutorial directly, which covers the topic in </w:t>
      </w:r>
      <w:del w:id="53" w:author="brendanx" w:date="2019-11-04T12:23:00Z">
        <w:r w:rsidR="007914F9" w:rsidDel="007C5EBD">
          <w:delText xml:space="preserve">much </w:delText>
        </w:r>
      </w:del>
      <w:r w:rsidR="007914F9">
        <w:t>more detail.</w:t>
      </w:r>
    </w:p>
    <w:p w14:paraId="2DF9818A" w14:textId="77777777" w:rsidR="00601747" w:rsidRPr="00601747" w:rsidRDefault="00601747" w:rsidP="000F47B8">
      <w:pPr>
        <w:pStyle w:val="Heading1"/>
        <w:pPrChange w:id="54" w:author="Nat Brace" w:date="2019-11-13T15:10:00Z">
          <w:pPr/>
        </w:pPrChange>
      </w:pPr>
      <w:r w:rsidRPr="00601747">
        <w:t>Getting Started</w:t>
      </w:r>
    </w:p>
    <w:p w14:paraId="406648CD" w14:textId="77777777" w:rsidR="00601747" w:rsidRDefault="00601747">
      <w:r>
        <w:t>To start this tutorial, download the following ZIP file:</w:t>
      </w:r>
    </w:p>
    <w:p w14:paraId="4D7BE5BD" w14:textId="06333B9B" w:rsidR="00601747" w:rsidRDefault="00CA6FB9">
      <w:hyperlink r:id="rId5" w:history="1">
        <w:r w:rsidR="00601747" w:rsidRPr="0029421C">
          <w:rPr>
            <w:rStyle w:val="Hyperlink"/>
          </w:rPr>
          <w:t>https://skyline.gs.wa</w:t>
        </w:r>
        <w:r w:rsidR="00601747" w:rsidRPr="0029421C">
          <w:rPr>
            <w:rStyle w:val="Hyperlink"/>
          </w:rPr>
          <w:t>s</w:t>
        </w:r>
        <w:r w:rsidR="00601747" w:rsidRPr="0029421C">
          <w:rPr>
            <w:rStyle w:val="Hyperlink"/>
          </w:rPr>
          <w:t>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6FDE2454" w:rsidR="00601747" w:rsidRDefault="00601747">
      <w:pPr>
        <w:rPr>
          <w:ins w:id="55" w:author="Nat Brace" w:date="2019-11-13T11:35:00Z"/>
        </w:rPr>
      </w:pPr>
      <w:r>
        <w:t xml:space="preserve">The folder should contain a total of 9 RAW files, which </w:t>
      </w:r>
      <w:ins w:id="56" w:author="Nat Brace" w:date="2019-11-13T16:08:00Z">
        <w:r w:rsidR="00CA6FB9">
          <w:t>you</w:t>
        </w:r>
      </w:ins>
      <w:del w:id="57" w:author="Nat Brace" w:date="2019-11-13T16:08:00Z">
        <w:r w:rsidDel="00CA6FB9">
          <w:delText>we</w:delText>
        </w:r>
      </w:del>
      <w:r>
        <w:t xml:space="preserve"> will import into Skyline later.</w:t>
      </w:r>
    </w:p>
    <w:p w14:paraId="601B989E" w14:textId="66292C5D" w:rsidR="005A4612" w:rsidRDefault="005A4612">
      <w:ins w:id="58" w:author="Nat Brace" w:date="2019-11-13T11:37:00Z">
        <w:r w:rsidRPr="005A4612">
          <w:rPr>
            <w:b/>
            <w:bCs/>
            <w:rPrChange w:id="59" w:author="Nat Brace" w:date="2019-11-13T11:37:00Z">
              <w:rPr/>
            </w:rPrChange>
          </w:rPr>
          <w:t>Note:</w:t>
        </w:r>
        <w:r>
          <w:t xml:space="preserve"> </w:t>
        </w:r>
      </w:ins>
      <w:ins w:id="60" w:author="Nat Brace" w:date="2019-11-13T11:35:00Z">
        <w:r>
          <w:t>In configuring Skyline for this tutorial, be sure to follow the ste</w:t>
        </w:r>
      </w:ins>
      <w:ins w:id="61" w:author="Nat Brace" w:date="2019-11-13T11:36:00Z">
        <w:r>
          <w:t xml:space="preserve">ps below in the order presented to avoid creating audit logs of </w:t>
        </w:r>
      </w:ins>
      <w:ins w:id="62" w:author="Nat Brace" w:date="2019-11-13T11:37:00Z">
        <w:r>
          <w:t xml:space="preserve">these initial setup steps.  </w:t>
        </w:r>
      </w:ins>
    </w:p>
    <w:p w14:paraId="338BCF62" w14:textId="7B92C7CA" w:rsidR="005A4612" w:rsidRDefault="00601747" w:rsidP="005A4612">
      <w:pPr>
        <w:pStyle w:val="ListParagraph"/>
        <w:numPr>
          <w:ilvl w:val="0"/>
          <w:numId w:val="15"/>
        </w:numPr>
        <w:rPr>
          <w:ins w:id="63" w:author="Nat Brace" w:date="2019-11-13T11:34:00Z"/>
        </w:rPr>
      </w:pPr>
      <w:r>
        <w:t>Now open Skyline</w:t>
      </w:r>
      <w:ins w:id="64" w:author="Nat Brace" w:date="2019-11-13T11:44:00Z">
        <w:r w:rsidR="00867CED">
          <w:t xml:space="preserve"> and you will land on the </w:t>
        </w:r>
        <w:r w:rsidR="00867CED" w:rsidRPr="00867CED">
          <w:rPr>
            <w:b/>
            <w:bCs/>
            <w:rPrChange w:id="65" w:author="Nat Brace" w:date="2019-11-13T11:44:00Z">
              <w:rPr/>
            </w:rPrChange>
          </w:rPr>
          <w:t>Start Page</w:t>
        </w:r>
      </w:ins>
      <w:r>
        <w:t>.</w:t>
      </w:r>
      <w:r w:rsidR="002064FF">
        <w:t xml:space="preserve"> </w:t>
      </w:r>
    </w:p>
    <w:p w14:paraId="11D33F87" w14:textId="411A897C" w:rsidR="00867CED" w:rsidRDefault="002064FF" w:rsidP="005A4612">
      <w:pPr>
        <w:pStyle w:val="ListParagraph"/>
        <w:numPr>
          <w:ilvl w:val="0"/>
          <w:numId w:val="15"/>
        </w:numPr>
        <w:rPr>
          <w:ins w:id="66" w:author="Nat Brace" w:date="2019-11-13T11:46:00Z"/>
        </w:rPr>
      </w:pPr>
      <w:r>
        <w:t xml:space="preserve">If you are using Skyline for the first time you will be prompted to select a default user interface. </w:t>
      </w:r>
      <w:ins w:id="67" w:author="Nat Brace" w:date="2019-11-13T11:43:00Z">
        <w:r w:rsidR="00867CED">
          <w:t>I</w:t>
        </w:r>
      </w:ins>
      <w:ins w:id="68" w:author="Nat Brace" w:date="2019-11-13T11:41:00Z">
        <w:r w:rsidR="00040B71">
          <w:t xml:space="preserve">n the right-hand corner, </w:t>
        </w:r>
      </w:ins>
      <w:ins w:id="69" w:author="Nat Brace" w:date="2019-11-13T11:42:00Z">
        <w:r w:rsidR="00040B71">
          <w:t xml:space="preserve">ensure that the </w:t>
        </w:r>
        <w:r w:rsidR="00040B71">
          <w:t xml:space="preserve">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00" cy="238125"/>
                      </a:xfrm>
                      <a:prstGeom prst="rect">
                        <a:avLst/>
                      </a:prstGeom>
                    </pic:spPr>
                  </pic:pic>
                </a:graphicData>
              </a:graphic>
            </wp:inline>
          </w:drawing>
        </w:r>
        <w:r w:rsidR="00040B71">
          <w:t xml:space="preserve"> is showing</w:t>
        </w:r>
      </w:ins>
      <w:ins w:id="70" w:author="Nat Brace" w:date="2019-11-13T11:45:00Z">
        <w:r w:rsidR="00867CED">
          <w:t>,</w:t>
        </w:r>
      </w:ins>
      <w:ins w:id="71" w:author="Nat Brace" w:date="2019-11-13T11:42:00Z">
        <w:r w:rsidR="00040B71">
          <w:t xml:space="preserve"> indicating that Skyl</w:t>
        </w:r>
      </w:ins>
      <w:ins w:id="72" w:author="Nat Brace" w:date="2019-11-13T11:43:00Z">
        <w:r w:rsidR="00040B71">
          <w:t xml:space="preserve">ine is presenting the </w:t>
        </w:r>
      </w:ins>
      <w:del w:id="73" w:author="Nat Brace" w:date="2019-11-13T11:41:00Z">
        <w:r w:rsidDel="00040B71">
          <w:delText xml:space="preserve">Select </w:delText>
        </w:r>
      </w:del>
      <w:r w:rsidRPr="005A4612">
        <w:rPr>
          <w:b/>
          <w:bCs/>
          <w:rPrChange w:id="74" w:author="Nat Brace" w:date="2019-11-13T11:34:00Z">
            <w:rPr/>
          </w:rPrChange>
        </w:rPr>
        <w:t>Proteomic</w:t>
      </w:r>
      <w:ins w:id="75" w:author="Nat Brace" w:date="2019-11-13T11:34:00Z">
        <w:r w:rsidR="005A4612" w:rsidRPr="005A4612">
          <w:rPr>
            <w:b/>
            <w:bCs/>
            <w:rPrChange w:id="76" w:author="Nat Brace" w:date="2019-11-13T11:34:00Z">
              <w:rPr/>
            </w:rPrChange>
          </w:rPr>
          <w:t xml:space="preserve">s </w:t>
        </w:r>
      </w:ins>
      <w:ins w:id="77" w:author="Nat Brace" w:date="2019-11-13T11:38:00Z">
        <w:r w:rsidR="005A4612">
          <w:rPr>
            <w:b/>
            <w:bCs/>
          </w:rPr>
          <w:t>i</w:t>
        </w:r>
      </w:ins>
      <w:ins w:id="78" w:author="Nat Brace" w:date="2019-11-13T11:34:00Z">
        <w:r w:rsidR="005A4612" w:rsidRPr="005A4612">
          <w:rPr>
            <w:b/>
            <w:bCs/>
            <w:rPrChange w:id="79" w:author="Nat Brace" w:date="2019-11-13T11:34:00Z">
              <w:rPr/>
            </w:rPrChange>
          </w:rPr>
          <w:t>nterface</w:t>
        </w:r>
      </w:ins>
      <w:ins w:id="80" w:author="Nat Brace" w:date="2019-11-13T11:43:00Z">
        <w:r w:rsidR="00040B71">
          <w:t xml:space="preserve">. </w:t>
        </w:r>
      </w:ins>
      <w:del w:id="81" w:author="Nat Brace" w:date="2019-11-13T11:42:00Z">
        <w:r w:rsidDel="00040B71">
          <w:delText>.</w:delText>
        </w:r>
      </w:del>
      <w:del w:id="82" w:author="Nat Brace" w:date="2019-11-13T11:43:00Z">
        <w:r w:rsidDel="00040B71">
          <w:delText xml:space="preserve"> </w:delText>
        </w:r>
      </w:del>
      <w:r>
        <w:t xml:space="preserve">This can easily be changed in the future. </w:t>
      </w:r>
    </w:p>
    <w:p w14:paraId="321935E9" w14:textId="67EF7584" w:rsidR="00867CED" w:rsidRDefault="00867CED" w:rsidP="005A4612">
      <w:pPr>
        <w:pStyle w:val="ListParagraph"/>
        <w:numPr>
          <w:ilvl w:val="0"/>
          <w:numId w:val="15"/>
        </w:numPr>
        <w:rPr>
          <w:ins w:id="83" w:author="Nat Brace" w:date="2019-11-13T11:43:00Z"/>
        </w:rPr>
      </w:pPr>
      <w:ins w:id="84" w:author="Nat Brace" w:date="2019-11-13T11:46:00Z">
        <w:r>
          <w:t xml:space="preserve">Now click on the </w:t>
        </w:r>
        <w:r>
          <w:rPr>
            <w:b/>
            <w:bCs/>
          </w:rPr>
          <w:t xml:space="preserve">Blank Document </w:t>
        </w:r>
        <w:r>
          <w:t xml:space="preserve">tile. </w:t>
        </w:r>
      </w:ins>
    </w:p>
    <w:p w14:paraId="394DC9B5" w14:textId="77777777" w:rsidR="007764C6" w:rsidRDefault="002064FF" w:rsidP="005A4612">
      <w:pPr>
        <w:pStyle w:val="ListParagraph"/>
        <w:numPr>
          <w:ilvl w:val="0"/>
          <w:numId w:val="15"/>
        </w:numPr>
        <w:rPr>
          <w:ins w:id="85" w:author="Nat Brace" w:date="2019-11-13T12:26:00Z"/>
        </w:rPr>
      </w:pPr>
      <w:moveFromRangeStart w:id="86" w:author="brendanx" w:date="2019-11-07T11:58:00Z" w:name="move24020329"/>
      <w:commentRangeStart w:id="87"/>
      <w:moveFrom w:id="88" w:author="brendanx" w:date="2019-11-07T11:58:00Z">
        <w:r w:rsidDel="00F64C09">
          <w:lastRenderedPageBreak/>
          <w:t>Next select Blank Document, which will create an empty document.</w:t>
        </w:r>
      </w:moveFrom>
      <w:moveFromRangeEnd w:id="86"/>
      <w:ins w:id="89" w:author="brendanx" w:date="2019-11-04T12:41:00Z">
        <w:del w:id="90" w:author="Nat Brace" w:date="2019-11-13T11:47:00Z">
          <w:r w:rsidR="00A72D7E" w:rsidDel="00867CED">
            <w:delText>On</w:delText>
          </w:r>
        </w:del>
      </w:ins>
      <w:ins w:id="91" w:author="Nat Brace" w:date="2019-11-13T11:47:00Z">
        <w:r w:rsidR="00867CED">
          <w:t>From</w:t>
        </w:r>
      </w:ins>
      <w:ins w:id="92" w:author="brendanx" w:date="2019-11-04T12:41:00Z">
        <w:r w:rsidR="00A72D7E">
          <w:t xml:space="preserve"> the </w:t>
        </w:r>
        <w:del w:id="93" w:author="Nat Brace" w:date="2019-11-13T12:23:00Z">
          <w:r w:rsidR="00A72D7E" w:rsidRPr="00547C2A" w:rsidDel="007764C6">
            <w:rPr>
              <w:b/>
            </w:rPr>
            <w:delText>Settings</w:delText>
          </w:r>
        </w:del>
      </w:ins>
      <w:ins w:id="94" w:author="Nat Brace" w:date="2019-11-13T12:23:00Z">
        <w:r w:rsidR="007764C6">
          <w:rPr>
            <w:b/>
          </w:rPr>
          <w:t>Tools</w:t>
        </w:r>
      </w:ins>
      <w:ins w:id="95" w:author="brendanx" w:date="2019-11-04T12:41:00Z">
        <w:r w:rsidR="00A72D7E">
          <w:t xml:space="preserve"> menu, </w:t>
        </w:r>
        <w:del w:id="96" w:author="Nat Brace" w:date="2019-11-13T12:23:00Z">
          <w:r w:rsidR="00A72D7E" w:rsidDel="007764C6">
            <w:delText xml:space="preserve">click </w:delText>
          </w:r>
        </w:del>
      </w:ins>
      <w:ins w:id="97" w:author="Nat Brace" w:date="2019-11-13T12:26:00Z">
        <w:r w:rsidR="007764C6">
          <w:t>choose</w:t>
        </w:r>
      </w:ins>
      <w:ins w:id="98" w:author="Nat Brace" w:date="2019-11-13T12:23:00Z">
        <w:r w:rsidR="007764C6">
          <w:t xml:space="preserve"> </w:t>
        </w:r>
        <w:r w:rsidR="007764C6" w:rsidRPr="007764C6">
          <w:rPr>
            <w:b/>
            <w:bCs/>
            <w:rPrChange w:id="99" w:author="Nat Brace" w:date="2019-11-13T12:24:00Z">
              <w:rPr/>
            </w:rPrChange>
          </w:rPr>
          <w:t>Options</w:t>
        </w:r>
      </w:ins>
      <w:ins w:id="100" w:author="Nat Brace" w:date="2019-11-13T12:24:00Z">
        <w:r w:rsidR="007764C6">
          <w:rPr>
            <w:b/>
            <w:bCs/>
          </w:rPr>
          <w:t xml:space="preserve"> </w:t>
        </w:r>
        <w:r w:rsidR="007764C6">
          <w:t xml:space="preserve">and </w:t>
        </w:r>
      </w:ins>
      <w:ins w:id="101" w:author="Nat Brace" w:date="2019-11-13T12:26:00Z">
        <w:r w:rsidR="007764C6">
          <w:t xml:space="preserve">then select the </w:t>
        </w:r>
        <w:r w:rsidR="007764C6" w:rsidRPr="007764C6">
          <w:rPr>
            <w:b/>
            <w:bCs/>
            <w:rPrChange w:id="102" w:author="Nat Brace" w:date="2019-11-13T12:26:00Z">
              <w:rPr/>
            </w:rPrChange>
          </w:rPr>
          <w:t>Miscellaneous</w:t>
        </w:r>
        <w:r w:rsidR="007764C6">
          <w:t xml:space="preserve"> tab. </w:t>
        </w:r>
      </w:ins>
    </w:p>
    <w:p w14:paraId="4D915B16" w14:textId="30B58865" w:rsidR="00867CED" w:rsidRDefault="007764C6" w:rsidP="005A4612">
      <w:pPr>
        <w:pStyle w:val="ListParagraph"/>
        <w:numPr>
          <w:ilvl w:val="0"/>
          <w:numId w:val="15"/>
        </w:numPr>
        <w:rPr>
          <w:ins w:id="103" w:author="Nat Brace" w:date="2019-11-13T12:27:00Z"/>
        </w:rPr>
      </w:pPr>
      <w:ins w:id="104" w:author="Nat Brace" w:date="2019-11-13T12:26:00Z">
        <w:r>
          <w:t xml:space="preserve">Click </w:t>
        </w:r>
      </w:ins>
      <w:ins w:id="105" w:author="Nat Brace" w:date="2019-11-13T12:24:00Z">
        <w:r w:rsidRPr="007764C6">
          <w:rPr>
            <w:b/>
            <w:bCs/>
            <w:rPrChange w:id="106" w:author="Nat Brace" w:date="2019-11-13T12:24:00Z">
              <w:rPr/>
            </w:rPrChange>
          </w:rPr>
          <w:t>Clear All Saved Settings</w:t>
        </w:r>
        <w:r>
          <w:t xml:space="preserve"> </w:t>
        </w:r>
      </w:ins>
      <w:ins w:id="107" w:author="brendanx" w:date="2019-11-04T12:41:00Z">
        <w:del w:id="108" w:author="Nat Brace" w:date="2019-11-13T12:24:00Z">
          <w:r w:rsidR="00A72D7E" w:rsidRPr="00547C2A" w:rsidDel="007764C6">
            <w:rPr>
              <w:b/>
            </w:rPr>
            <w:delText>Default</w:delText>
          </w:r>
          <w:r w:rsidR="00A72D7E" w:rsidDel="007764C6">
            <w:delText xml:space="preserve"> </w:delText>
          </w:r>
        </w:del>
        <w:r w:rsidR="00A72D7E">
          <w:t xml:space="preserve">to </w:t>
        </w:r>
      </w:ins>
      <w:ins w:id="109" w:author="Nat Brace" w:date="2019-11-13T11:47:00Z">
        <w:r w:rsidR="00867CED">
          <w:t xml:space="preserve">reset Skyline with </w:t>
        </w:r>
      </w:ins>
      <w:ins w:id="110" w:author="brendanx" w:date="2019-11-04T12:41:00Z">
        <w:del w:id="111" w:author="Nat Brace" w:date="2019-11-13T11:47:00Z">
          <w:r w:rsidR="00A72D7E" w:rsidDel="00867CED">
            <w:delText xml:space="preserve">start with the Skyline </w:delText>
          </w:r>
        </w:del>
        <w:r w:rsidR="00A72D7E">
          <w:t>default settings.</w:t>
        </w:r>
      </w:ins>
      <w:ins w:id="112" w:author="brendanx" w:date="2019-11-07T11:58:00Z">
        <w:r w:rsidR="00F64C09">
          <w:t xml:space="preserve"> </w:t>
        </w:r>
      </w:ins>
      <w:ins w:id="113" w:author="Nat Brace" w:date="2019-11-13T11:47:00Z">
        <w:r w:rsidR="00867CED">
          <w:t xml:space="preserve">Click </w:t>
        </w:r>
      </w:ins>
      <w:ins w:id="114" w:author="Nat Brace" w:date="2019-11-13T12:24:00Z">
        <w:r>
          <w:rPr>
            <w:b/>
            <w:bCs/>
          </w:rPr>
          <w:t>OK</w:t>
        </w:r>
      </w:ins>
      <w:ins w:id="115" w:author="Nat Brace" w:date="2019-11-13T11:47:00Z">
        <w:r w:rsidR="00867CED">
          <w:rPr>
            <w:b/>
            <w:bCs/>
          </w:rPr>
          <w:t xml:space="preserve"> </w:t>
        </w:r>
      </w:ins>
      <w:ins w:id="116" w:author="Nat Brace" w:date="2019-11-13T12:25:00Z">
        <w:r>
          <w:t xml:space="preserve">to the warning dialog box about clearing all settings. </w:t>
        </w:r>
      </w:ins>
    </w:p>
    <w:p w14:paraId="3F3E6847" w14:textId="615D1A6A" w:rsidR="007764C6" w:rsidRDefault="007764C6" w:rsidP="005A4612">
      <w:pPr>
        <w:pStyle w:val="ListParagraph"/>
        <w:numPr>
          <w:ilvl w:val="0"/>
          <w:numId w:val="15"/>
        </w:numPr>
        <w:rPr>
          <w:ins w:id="117" w:author="Nat Brace" w:date="2019-11-13T11:43:00Z"/>
        </w:rPr>
      </w:pPr>
      <w:ins w:id="118" w:author="Nat Brace" w:date="2019-11-13T12:27:00Z">
        <w:r>
          <w:t xml:space="preserve">Click </w:t>
        </w:r>
        <w:r>
          <w:rPr>
            <w:b/>
            <w:bCs/>
          </w:rPr>
          <w:t>OK</w:t>
        </w:r>
        <w:r>
          <w:t xml:space="preserve"> to close the </w:t>
        </w:r>
        <w:r w:rsidRPr="007764C6">
          <w:rPr>
            <w:b/>
            <w:bCs/>
            <w:rPrChange w:id="119" w:author="Nat Brace" w:date="2019-11-13T12:27:00Z">
              <w:rPr/>
            </w:rPrChange>
          </w:rPr>
          <w:t>Options</w:t>
        </w:r>
        <w:r>
          <w:t xml:space="preserve"> window.</w:t>
        </w:r>
      </w:ins>
    </w:p>
    <w:p w14:paraId="2FBEF45B" w14:textId="78AA50F6" w:rsidR="00040B71" w:rsidRPr="00A72D7E" w:rsidDel="00867CED" w:rsidRDefault="00F64C09" w:rsidP="00547C2A">
      <w:pPr>
        <w:rPr>
          <w:del w:id="120" w:author="Nat Brace" w:date="2019-11-13T11:48:00Z"/>
        </w:rPr>
      </w:pPr>
      <w:moveToRangeStart w:id="121" w:author="brendanx" w:date="2019-11-07T11:58:00Z" w:name="move24020329"/>
      <w:moveTo w:id="122" w:author="brendanx" w:date="2019-11-07T11:58:00Z">
        <w:del w:id="123" w:author="Nat Brace" w:date="2019-11-13T12:27:00Z">
          <w:r w:rsidDel="007764C6">
            <w:delText>Next select Blank Document, which will create an empty document.</w:delText>
          </w:r>
        </w:del>
      </w:moveTo>
      <w:moveToRangeEnd w:id="121"/>
      <w:commentRangeEnd w:id="87"/>
      <w:del w:id="124" w:author="Nat Brace" w:date="2019-11-13T12:27:00Z">
        <w:r w:rsidDel="007764C6">
          <w:rPr>
            <w:rStyle w:val="CommentReference"/>
          </w:rPr>
          <w:commentReference w:id="87"/>
        </w:r>
      </w:del>
      <w:ins w:id="125" w:author="Nat Brace" w:date="2019-11-13T11:39:00Z">
        <w:r w:rsidR="00040B71">
          <w:t xml:space="preserve"> </w:t>
        </w:r>
      </w:ins>
    </w:p>
    <w:p w14:paraId="481D898D" w14:textId="343E86E8" w:rsidR="00EB5C78" w:rsidRDefault="00EB5C78" w:rsidP="00EB5C78">
      <w:pPr>
        <w:rPr>
          <w:b/>
          <w:bCs/>
        </w:rPr>
      </w:pPr>
      <w:r w:rsidRPr="00EB5C78">
        <w:rPr>
          <w:b/>
          <w:bCs/>
        </w:rPr>
        <w:t>Opening the audit log</w:t>
      </w:r>
    </w:p>
    <w:p w14:paraId="5DCA4CCB" w14:textId="4ACF1D6C" w:rsidR="00EB5C78" w:rsidRDefault="00EB5C78" w:rsidP="00EB5C78">
      <w:r>
        <w:t>First open the audit log by performing the following steps:</w:t>
      </w:r>
    </w:p>
    <w:p w14:paraId="06A88F61" w14:textId="1D696341" w:rsidR="00EB5C78" w:rsidRDefault="00EB5C78" w:rsidP="00EB5C78">
      <w:pPr>
        <w:pStyle w:val="ListParagraph"/>
        <w:numPr>
          <w:ilvl w:val="0"/>
          <w:numId w:val="2"/>
        </w:numPr>
        <w:rPr>
          <w:b/>
          <w:bCs/>
        </w:rPr>
      </w:pPr>
      <w:r>
        <w:t xml:space="preserve">On the </w:t>
      </w:r>
      <w:r w:rsidRPr="00EB5C78">
        <w:rPr>
          <w:b/>
          <w:bCs/>
        </w:rPr>
        <w:t>View</w:t>
      </w:r>
      <w:r>
        <w:t xml:space="preserve"> menu, </w:t>
      </w:r>
      <w:del w:id="126" w:author="brendanx" w:date="2019-11-04T12:25:00Z">
        <w:r w:rsidDel="004642CD">
          <w:delText xml:space="preserve">click </w:delText>
        </w:r>
      </w:del>
      <w:ins w:id="127" w:author="brendanx" w:date="2019-11-04T12:25:00Z">
        <w:r w:rsidR="004642CD">
          <w:t xml:space="preserve">choose </w:t>
        </w:r>
      </w:ins>
      <w:r w:rsidRPr="00EB5C78">
        <w:rPr>
          <w:b/>
          <w:bCs/>
        </w:rPr>
        <w:t xml:space="preserve">Other </w:t>
      </w:r>
      <w:del w:id="128" w:author="brendanx" w:date="2019-11-04T12:25:00Z">
        <w:r w:rsidRPr="00EB5C78" w:rsidDel="004642CD">
          <w:rPr>
            <w:b/>
            <w:bCs/>
          </w:rPr>
          <w:delText>grids</w:delText>
        </w:r>
        <w:r w:rsidDel="004642CD">
          <w:rPr>
            <w:b/>
            <w:bCs/>
          </w:rPr>
          <w:delText xml:space="preserve"> </w:delText>
        </w:r>
      </w:del>
      <w:ins w:id="129" w:author="brendanx" w:date="2019-11-04T12:25:00Z">
        <w:r w:rsidR="004642CD">
          <w:rPr>
            <w:b/>
            <w:bCs/>
          </w:rPr>
          <w:t>G</w:t>
        </w:r>
        <w:r w:rsidR="004642CD" w:rsidRPr="00EB5C78">
          <w:rPr>
            <w:b/>
            <w:bCs/>
          </w:rPr>
          <w:t>rids</w:t>
        </w:r>
        <w:r w:rsidR="004642CD">
          <w:rPr>
            <w:b/>
            <w:bCs/>
          </w:rPr>
          <w:t xml:space="preserve"> </w:t>
        </w:r>
      </w:ins>
      <w:r w:rsidRPr="00EB5C78">
        <w:t>and</w:t>
      </w:r>
      <w:r>
        <w:t xml:space="preserve"> </w:t>
      </w:r>
      <w:del w:id="130" w:author="brendanx" w:date="2019-11-04T12:25:00Z">
        <w:r w:rsidDel="004642CD">
          <w:delText xml:space="preserve">then </w:delText>
        </w:r>
      </w:del>
      <w:ins w:id="131" w:author="brendanx" w:date="2019-11-04T12:25:00Z">
        <w:r w:rsidR="004642CD">
          <w:t xml:space="preserve">click </w:t>
        </w:r>
      </w:ins>
      <w:r w:rsidRPr="00EB5C78">
        <w:rPr>
          <w:b/>
          <w:bCs/>
        </w:rPr>
        <w:t>Audit Log</w:t>
      </w:r>
      <w:ins w:id="132" w:author="brendanx" w:date="2019-11-04T12:26:00Z">
        <w:r w:rsidR="004642CD">
          <w:rPr>
            <w:bCs/>
          </w:rPr>
          <w:t xml:space="preserve"> (Alt + 4)</w:t>
        </w:r>
      </w:ins>
    </w:p>
    <w:p w14:paraId="09D35FBE" w14:textId="4D5FD0B9" w:rsidR="00EB5C78" w:rsidRDefault="00EB5C78" w:rsidP="00EB5C78">
      <w:commentRangeStart w:id="133"/>
      <w:del w:id="134" w:author="brendanx" w:date="2019-11-04T12:25:00Z">
        <w:r w:rsidDel="004642CD">
          <w:delText xml:space="preserve">Alternatively, you can use the key combinations </w:delText>
        </w:r>
        <w:r w:rsidRPr="00EB5C78" w:rsidDel="004642CD">
          <w:rPr>
            <w:b/>
            <w:bCs/>
          </w:rPr>
          <w:delText>Alt + 4</w:delText>
        </w:r>
        <w:r w:rsidDel="004642CD">
          <w:delText>.</w:delText>
        </w:r>
        <w:r w:rsidDel="004642CD">
          <w:br/>
        </w:r>
      </w:del>
      <w:r>
        <w:t>This should bring up the audit log in its default configuration as shown below</w:t>
      </w:r>
      <w:commentRangeEnd w:id="133"/>
      <w:r w:rsidR="00D85E17">
        <w:rPr>
          <w:rStyle w:val="CommentReference"/>
        </w:rPr>
        <w:commentReference w:id="133"/>
      </w:r>
      <w:r>
        <w:t>:</w:t>
      </w:r>
    </w:p>
    <w:p w14:paraId="3F67F534" w14:textId="0D0CB007" w:rsidR="00EB5C78" w:rsidRDefault="00EB5C78" w:rsidP="009937A4">
      <w:pPr>
        <w:pPrChange w:id="135" w:author="Nat Brace" w:date="2019-11-13T15:31:00Z">
          <w:pPr>
            <w:jc w:val="center"/>
          </w:pPr>
        </w:pPrChange>
      </w:pPr>
      <w:commentRangeStart w:id="136"/>
      <w:commentRangeStart w:id="137"/>
      <w:r>
        <w:rPr>
          <w:noProof/>
        </w:rPr>
        <w:drawing>
          <wp:inline distT="0" distB="0" distL="0" distR="0" wp14:anchorId="100E099B" wp14:editId="4BF5A464">
            <wp:extent cx="531622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945" cy="3038254"/>
                    </a:xfrm>
                    <a:prstGeom prst="rect">
                      <a:avLst/>
                    </a:prstGeom>
                    <a:noFill/>
                    <a:ln>
                      <a:noFill/>
                    </a:ln>
                  </pic:spPr>
                </pic:pic>
              </a:graphicData>
            </a:graphic>
          </wp:inline>
        </w:drawing>
      </w:r>
      <w:commentRangeEnd w:id="136"/>
      <w:commentRangeEnd w:id="137"/>
      <w:r w:rsidR="006A06D0">
        <w:rPr>
          <w:rStyle w:val="CommentReference"/>
        </w:rPr>
        <w:commentReference w:id="137"/>
      </w:r>
      <w:r w:rsidR="007C5EBD">
        <w:rPr>
          <w:rStyle w:val="CommentReference"/>
        </w:rPr>
        <w:commentReference w:id="136"/>
      </w:r>
    </w:p>
    <w:p w14:paraId="3AC9B244" w14:textId="5EFF863E"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del w:id="138" w:author="brendanx" w:date="2019-11-04T12:26:00Z">
        <w:r w:rsidRPr="00D85E17" w:rsidDel="004642CD">
          <w:rPr>
            <w:b/>
            <w:bCs/>
            <w:rPrChange w:id="139" w:author="Nat Brace" w:date="2019-11-13T12:00:00Z">
              <w:rPr/>
            </w:rPrChange>
          </w:rPr>
          <w:delText>time</w:delText>
        </w:r>
      </w:del>
      <w:ins w:id="140" w:author="brendanx" w:date="2019-11-04T12:26:00Z">
        <w:r w:rsidR="004642CD" w:rsidRPr="00D85E17">
          <w:rPr>
            <w:b/>
            <w:bCs/>
            <w:rPrChange w:id="141" w:author="Nat Brace" w:date="2019-11-13T12:00:00Z">
              <w:rPr/>
            </w:rPrChange>
          </w:rPr>
          <w:t>Time</w:t>
        </w:r>
      </w:ins>
      <w:r>
        <w:t xml:space="preserve">, </w:t>
      </w:r>
      <w:r w:rsidRPr="00D85E17">
        <w:rPr>
          <w:b/>
          <w:bCs/>
          <w:rPrChange w:id="142" w:author="Nat Brace" w:date="2019-11-13T12:00:00Z">
            <w:rPr/>
          </w:rPrChange>
        </w:rPr>
        <w:t>All Info Message</w:t>
      </w:r>
      <w:ins w:id="143" w:author="brendanx" w:date="2019-11-04T12:26:00Z">
        <w:r w:rsidR="004642CD">
          <w:t>,</w:t>
        </w:r>
      </w:ins>
      <w:r>
        <w:t xml:space="preserve"> and </w:t>
      </w:r>
      <w:r w:rsidRPr="00D85E17">
        <w:rPr>
          <w:b/>
          <w:bCs/>
          <w:rPrChange w:id="144" w:author="Nat Brace" w:date="2019-11-13T12:00:00Z">
            <w:rPr/>
          </w:rPrChange>
        </w:rPr>
        <w:t>Reason</w:t>
      </w:r>
      <w:r>
        <w:t xml:space="preserve"> columns.</w:t>
      </w:r>
      <w:r w:rsidR="005108E6">
        <w:t xml:space="preserve"> </w:t>
      </w:r>
      <w:del w:id="145" w:author="brendanx" w:date="2019-11-04T12:27:00Z">
        <w:r w:rsidR="005108E6" w:rsidDel="004642CD">
          <w:delText>Later we will see what t</w:delText>
        </w:r>
      </w:del>
      <w:ins w:id="146" w:author="brendanx" w:date="2019-11-04T12:27:00Z">
        <w:r w:rsidR="004642CD">
          <w:t>T</w:t>
        </w:r>
      </w:ins>
      <w:r w:rsidR="005108E6">
        <w:t>he</w:t>
      </w:r>
      <w:del w:id="147" w:author="brendanx" w:date="2019-11-04T12:27:00Z">
        <w:r w:rsidR="005108E6" w:rsidDel="004642CD">
          <w:delText xml:space="preserve"> different</w:delText>
        </w:r>
      </w:del>
      <w:ins w:id="148" w:author="brendanx" w:date="2019-11-04T12:27:00Z">
        <w:r w:rsidR="004642CD">
          <w:t>se</w:t>
        </w:r>
      </w:ins>
      <w:r w:rsidR="005108E6">
        <w:t xml:space="preserve"> columns </w:t>
      </w:r>
      <w:del w:id="149" w:author="brendanx" w:date="2019-11-04T12:27:00Z">
        <w:r w:rsidR="005108E6" w:rsidDel="004642CD">
          <w:delText xml:space="preserve">mean </w:delText>
        </w:r>
      </w:del>
      <w:ins w:id="150" w:author="brendanx" w:date="2019-11-04T12:27:00Z">
        <w:r w:rsidR="004642CD">
          <w:t xml:space="preserve">will be explained in more detail </w:t>
        </w:r>
      </w:ins>
      <w:r w:rsidR="005108E6">
        <w:t xml:space="preserve">and </w:t>
      </w:r>
      <w:del w:id="151" w:author="brendanx" w:date="2019-11-04T12:28:00Z">
        <w:r w:rsidR="005108E6" w:rsidDel="004642CD">
          <w:delText xml:space="preserve">how </w:delText>
        </w:r>
      </w:del>
      <w:ins w:id="152" w:author="brendanx" w:date="2019-11-04T12:28:00Z">
        <w:r w:rsidR="004642CD">
          <w:t xml:space="preserve">you will learn how </w:t>
        </w:r>
      </w:ins>
      <w:r w:rsidR="005108E6">
        <w:t>to customize the</w:t>
      </w:r>
      <w:ins w:id="153" w:author="brendanx" w:date="2019-11-04T12:28:00Z">
        <w:r w:rsidR="004642CD">
          <w:t xml:space="preserve"> columns in this grid</w:t>
        </w:r>
      </w:ins>
      <w:del w:id="154" w:author="brendanx" w:date="2019-11-04T12:28:00Z">
        <w:r w:rsidR="005108E6" w:rsidDel="004642CD">
          <w:delText>m</w:delText>
        </w:r>
      </w:del>
      <w:r w:rsidR="005108E6">
        <w:t>.</w:t>
      </w:r>
      <w:r w:rsidR="000E6258">
        <w:t xml:space="preserve"> </w:t>
      </w:r>
      <w:del w:id="155" w:author="brendanx" w:date="2019-11-04T12:28:00Z">
        <w:r w:rsidR="000E6258" w:rsidDel="004642CD">
          <w:delText>We will k</w:delText>
        </w:r>
      </w:del>
      <w:ins w:id="156" w:author="brendanx" w:date="2019-11-04T12:28:00Z">
        <w:r w:rsidR="004642CD">
          <w:t>K</w:t>
        </w:r>
      </w:ins>
      <w:r w:rsidR="000E6258">
        <w:t xml:space="preserve">eep this window open throughout the tutorial to observe how log messages appear as </w:t>
      </w:r>
      <w:del w:id="157" w:author="brendanx" w:date="2019-11-04T12:28:00Z">
        <w:r w:rsidR="000E6258" w:rsidDel="004642CD">
          <w:delText xml:space="preserve">we </w:delText>
        </w:r>
      </w:del>
      <w:ins w:id="158" w:author="brendanx" w:date="2019-11-04T12:28:00Z">
        <w:r w:rsidR="004642CD">
          <w:t xml:space="preserve">you </w:t>
        </w:r>
      </w:ins>
      <w:r w:rsidR="000E6258">
        <w:t>interact with Skyline.</w:t>
      </w:r>
    </w:p>
    <w:p w14:paraId="4020A183" w14:textId="68509A3E" w:rsidR="007B04D0" w:rsidRDefault="002E07D0" w:rsidP="000F47B8">
      <w:pPr>
        <w:pStyle w:val="Heading1"/>
        <w:pPrChange w:id="159" w:author="Nat Brace" w:date="2019-11-13T15:10:00Z">
          <w:pPr/>
        </w:pPrChange>
      </w:pPr>
      <w:r>
        <w:t>Configuring Settings for inserting a new peptide</w:t>
      </w:r>
    </w:p>
    <w:p w14:paraId="6E0A4F3C" w14:textId="58A3D97A" w:rsidR="002E07D0" w:rsidRDefault="000B4696" w:rsidP="00EB5C78">
      <w:r>
        <w:t xml:space="preserve">Before </w:t>
      </w:r>
      <w:del w:id="160" w:author="brendanx" w:date="2019-11-04T12:28:00Z">
        <w:r w:rsidDel="004642CD">
          <w:delText xml:space="preserve">we </w:delText>
        </w:r>
      </w:del>
      <w:ins w:id="161" w:author="brendanx" w:date="2019-11-04T12:28:00Z">
        <w:r w:rsidR="004642CD">
          <w:t xml:space="preserve">you </w:t>
        </w:r>
      </w:ins>
      <w:del w:id="162" w:author="brendanx" w:date="2019-11-04T12:29:00Z">
        <w:r w:rsidDel="004642CD">
          <w:delText xml:space="preserve">can </w:delText>
        </w:r>
      </w:del>
      <w:r>
        <w:t xml:space="preserve">insert a new peptide into the </w:t>
      </w:r>
      <w:r w:rsidR="002E07D0">
        <w:t>document,</w:t>
      </w:r>
      <w:r>
        <w:t xml:space="preserve"> </w:t>
      </w:r>
      <w:del w:id="163" w:author="brendanx" w:date="2019-11-04T12:32:00Z">
        <w:r w:rsidDel="004642CD">
          <w:delText xml:space="preserve">we </w:delText>
        </w:r>
      </w:del>
      <w:ins w:id="164" w:author="brendanx" w:date="2019-11-04T12:32:00Z">
        <w:r w:rsidR="004642CD">
          <w:t xml:space="preserve">you </w:t>
        </w:r>
      </w:ins>
      <w:r>
        <w:t xml:space="preserve">need to configure the </w:t>
      </w:r>
      <w:ins w:id="165" w:author="Nat Brace" w:date="2019-11-13T13:33:00Z">
        <w:r w:rsidR="006A06D0">
          <w:t>t</w:t>
        </w:r>
      </w:ins>
      <w:del w:id="166" w:author="Nat Brace" w:date="2019-11-13T13:33:00Z">
        <w:r w:rsidDel="006A06D0">
          <w:delText>T</w:delText>
        </w:r>
      </w:del>
      <w:r>
        <w:t xml:space="preserve">ransition and </w:t>
      </w:r>
      <w:ins w:id="167" w:author="Nat Brace" w:date="2019-11-13T13:33:00Z">
        <w:r w:rsidR="006A06D0">
          <w:t>p</w:t>
        </w:r>
      </w:ins>
      <w:del w:id="168" w:author="Nat Brace" w:date="2019-11-13T13:33:00Z">
        <w:r w:rsidDel="006A06D0">
          <w:delText>P</w:delText>
        </w:r>
      </w:del>
      <w:r>
        <w:t>eptide settings for this experiment</w:t>
      </w:r>
      <w:ins w:id="169" w:author="brendanx" w:date="2019-11-04T12:32:00Z">
        <w:r w:rsidR="004642CD">
          <w:t xml:space="preserve"> as follows</w:t>
        </w:r>
      </w:ins>
      <w:del w:id="170" w:author="brendanx" w:date="2019-11-04T12:32:00Z">
        <w:r w:rsidDel="004642CD">
          <w:delText>.</w:delText>
        </w:r>
      </w:del>
      <w:ins w:id="171" w:author="brendanx" w:date="2019-11-04T12:32:00Z">
        <w:r w:rsidR="004642CD">
          <w:t>:</w:t>
        </w:r>
      </w:ins>
    </w:p>
    <w:p w14:paraId="36E9A97E" w14:textId="63BAD887" w:rsidR="002E07D0" w:rsidRPr="000E6258" w:rsidDel="004642CD" w:rsidRDefault="002E07D0" w:rsidP="00EB5C78">
      <w:pPr>
        <w:rPr>
          <w:del w:id="172" w:author="brendanx" w:date="2019-11-04T12:32:00Z"/>
          <w:b/>
          <w:bCs/>
        </w:rPr>
      </w:pPr>
      <w:del w:id="173" w:author="brendanx" w:date="2019-11-04T12:32:00Z">
        <w:r w:rsidRPr="000E6258" w:rsidDel="004642CD">
          <w:rPr>
            <w:b/>
            <w:bCs/>
          </w:rPr>
          <w:delText>Configuring Transition settings</w:delText>
        </w:r>
        <w:r w:rsidR="000E6258" w:rsidRPr="000E6258" w:rsidDel="004642CD">
          <w:rPr>
            <w:b/>
            <w:bCs/>
          </w:rPr>
          <w:delText>:</w:delText>
        </w:r>
      </w:del>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ins w:id="174" w:author="brendanx" w:date="2019-11-04T12:35:00Z">
        <w:r w:rsidR="00A72D7E">
          <w:rPr>
            <w:bCs/>
          </w:rPr>
          <w:t>.</w:t>
        </w:r>
      </w:ins>
    </w:p>
    <w:p w14:paraId="02BCCCEB" w14:textId="04CEB15D" w:rsidR="002F24E0" w:rsidDel="004642CD" w:rsidRDefault="002F24E0" w:rsidP="000E6258">
      <w:pPr>
        <w:pStyle w:val="ListParagraph"/>
        <w:numPr>
          <w:ilvl w:val="0"/>
          <w:numId w:val="2"/>
        </w:numPr>
        <w:rPr>
          <w:del w:id="175" w:author="brendanx" w:date="2019-11-04T12:33:00Z"/>
        </w:rPr>
      </w:pPr>
      <w:del w:id="176" w:author="brendanx" w:date="2019-11-04T12:33:00Z">
        <w:r w:rsidDel="004642CD">
          <w:delText xml:space="preserve">Click the </w:delText>
        </w:r>
        <w:r w:rsidRPr="002F24E0" w:rsidDel="004642CD">
          <w:rPr>
            <w:b/>
            <w:bCs/>
          </w:rPr>
          <w:delText>Prediction</w:delText>
        </w:r>
        <w:r w:rsidDel="004642CD">
          <w:delText xml:space="preserve"> tab</w:delText>
        </w:r>
      </w:del>
    </w:p>
    <w:p w14:paraId="63ABBC60" w14:textId="015981A3" w:rsidR="002F24E0" w:rsidDel="004642CD" w:rsidRDefault="002F24E0" w:rsidP="000E6258">
      <w:pPr>
        <w:pStyle w:val="ListParagraph"/>
        <w:numPr>
          <w:ilvl w:val="0"/>
          <w:numId w:val="2"/>
        </w:numPr>
        <w:rPr>
          <w:del w:id="177" w:author="brendanx" w:date="2019-11-04T12:33:00Z"/>
          <w:b/>
          <w:bCs/>
        </w:rPr>
      </w:pPr>
      <w:del w:id="178" w:author="brendanx" w:date="2019-11-04T12:33:00Z">
        <w:r w:rsidDel="004642CD">
          <w:delText xml:space="preserve">Choose </w:delText>
        </w:r>
        <w:r w:rsidRPr="002F24E0" w:rsidDel="004642CD">
          <w:rPr>
            <w:b/>
            <w:bCs/>
          </w:rPr>
          <w:delText>Monoisotopic</w:delText>
        </w:r>
        <w:r w:rsidDel="004642CD">
          <w:delText xml:space="preserve"> for both the </w:delText>
        </w:r>
        <w:r w:rsidRPr="002F24E0" w:rsidDel="004642CD">
          <w:rPr>
            <w:b/>
            <w:bCs/>
          </w:rPr>
          <w:delText>Precursor mass</w:delText>
        </w:r>
        <w:r w:rsidDel="004642CD">
          <w:delText xml:space="preserve"> and </w:delText>
        </w:r>
        <w:r w:rsidRPr="002F24E0" w:rsidDel="004642CD">
          <w:rPr>
            <w:b/>
            <w:bCs/>
          </w:rPr>
          <w:delText>Product ion mass</w:delText>
        </w:r>
      </w:del>
    </w:p>
    <w:p w14:paraId="3C588917" w14:textId="09AA6B34" w:rsidR="002F24E0" w:rsidRPr="002F24E0" w:rsidDel="004642CD" w:rsidRDefault="002F24E0" w:rsidP="000E6258">
      <w:pPr>
        <w:pStyle w:val="ListParagraph"/>
        <w:numPr>
          <w:ilvl w:val="0"/>
          <w:numId w:val="2"/>
        </w:numPr>
        <w:rPr>
          <w:del w:id="179" w:author="brendanx" w:date="2019-11-04T12:33:00Z"/>
          <w:b/>
          <w:bCs/>
        </w:rPr>
      </w:pPr>
      <w:del w:id="180" w:author="brendanx" w:date="2019-11-04T12:33:00Z">
        <w:r w:rsidDel="004642CD">
          <w:delText xml:space="preserve">From the Collision energy </w:delText>
        </w:r>
        <w:r w:rsidR="0002561F" w:rsidDel="004642CD">
          <w:delText>dropdown list</w:delText>
        </w:r>
        <w:r w:rsidDel="004642CD">
          <w:delText xml:space="preserve">, choose </w:delText>
        </w:r>
        <w:r w:rsidRPr="002F24E0" w:rsidDel="004642CD">
          <w:rPr>
            <w:b/>
            <w:bCs/>
          </w:rPr>
          <w:delText>Thermo TSQ Vantage</w:delText>
        </w:r>
        <w:r w:rsidDel="004642CD">
          <w:delText>, which is the mass spectrometer used in this experiment</w:delText>
        </w:r>
      </w:del>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ins w:id="181" w:author="brendanx" w:date="2019-11-04T12:34:00Z">
        <w:r w:rsidR="00A72D7E">
          <w:t>.</w:t>
        </w:r>
      </w:ins>
    </w:p>
    <w:p w14:paraId="7FD400B1" w14:textId="4FB2E738" w:rsidR="002F24E0" w:rsidRPr="002F24E0" w:rsidDel="004642CD" w:rsidRDefault="002F24E0" w:rsidP="000E6258">
      <w:pPr>
        <w:pStyle w:val="ListParagraph"/>
        <w:numPr>
          <w:ilvl w:val="0"/>
          <w:numId w:val="2"/>
        </w:numPr>
        <w:rPr>
          <w:del w:id="182" w:author="brendanx" w:date="2019-11-04T12:33:00Z"/>
          <w:b/>
          <w:bCs/>
        </w:rPr>
      </w:pPr>
      <w:del w:id="183" w:author="brendanx" w:date="2019-11-04T12:33:00Z">
        <w:r w:rsidDel="004642CD">
          <w:lastRenderedPageBreak/>
          <w:delText xml:space="preserve">Enter </w:delText>
        </w:r>
        <w:r w:rsidDel="004642CD">
          <w:rPr>
            <w:b/>
            <w:bCs/>
          </w:rPr>
          <w:delText>2</w:delText>
        </w:r>
        <w:r w:rsidDel="004642CD">
          <w:delText xml:space="preserve"> for </w:delText>
        </w:r>
        <w:r w:rsidRPr="002F24E0" w:rsidDel="004642CD">
          <w:rPr>
            <w:b/>
            <w:bCs/>
          </w:rPr>
          <w:delText>Precursor charges</w:delText>
        </w:r>
        <w:r w:rsidDel="004642CD">
          <w:delText xml:space="preserve"> and </w:delText>
        </w:r>
        <w:r w:rsidDel="004642CD">
          <w:rPr>
            <w:b/>
            <w:bCs/>
          </w:rPr>
          <w:delText>1</w:delText>
        </w:r>
        <w:r w:rsidDel="004642CD">
          <w:delText xml:space="preserve"> for </w:delText>
        </w:r>
        <w:r w:rsidDel="004642CD">
          <w:rPr>
            <w:b/>
            <w:bCs/>
          </w:rPr>
          <w:delText>Ion charges</w:delText>
        </w:r>
      </w:del>
    </w:p>
    <w:p w14:paraId="536613D6" w14:textId="50E7C04D" w:rsidR="002F24E0" w:rsidRPr="002F24E0" w:rsidRDefault="002F24E0" w:rsidP="000E6258">
      <w:pPr>
        <w:pStyle w:val="ListParagraph"/>
        <w:numPr>
          <w:ilvl w:val="0"/>
          <w:numId w:val="2"/>
        </w:numPr>
        <w:rPr>
          <w:b/>
          <w:bCs/>
        </w:rPr>
      </w:pPr>
      <w:r>
        <w:t xml:space="preserve">In the </w:t>
      </w:r>
      <w:r w:rsidRPr="002F24E0">
        <w:rPr>
          <w:b/>
          <w:bCs/>
        </w:rPr>
        <w:t>Product ion</w:t>
      </w:r>
      <w:ins w:id="184" w:author="Nat Brace" w:date="2019-11-13T13:35:00Z">
        <w:r w:rsidR="006A06D0">
          <w:rPr>
            <w:b/>
            <w:bCs/>
          </w:rPr>
          <w:t xml:space="preserve"> selection</w:t>
        </w:r>
      </w:ins>
      <w:del w:id="185" w:author="Nat Brace" w:date="2019-11-13T13:35:00Z">
        <w:r w:rsidRPr="002F24E0" w:rsidDel="006A06D0">
          <w:rPr>
            <w:b/>
            <w:bCs/>
          </w:rPr>
          <w:delText>s</w:delText>
        </w:r>
      </w:del>
      <w:r w:rsidRPr="002F24E0">
        <w:rPr>
          <w:b/>
          <w:bCs/>
        </w:rPr>
        <w:t xml:space="preserve"> </w:t>
      </w:r>
      <w:r w:rsidRPr="004642CD">
        <w:rPr>
          <w:bCs/>
          <w:rPrChange w:id="186" w:author="brendanx" w:date="2019-11-04T12:33:00Z">
            <w:rPr>
              <w:b/>
              <w:bCs/>
            </w:rPr>
          </w:rPrChange>
        </w:rPr>
        <w:t>box</w:t>
      </w:r>
      <w:r>
        <w:t xml:space="preserve">, </w:t>
      </w:r>
      <w:ins w:id="187" w:author="brendanx" w:date="2019-11-04T12:34:00Z">
        <w:r w:rsidR="004642CD">
          <w:t xml:space="preserve">in the </w:t>
        </w:r>
        <w:r w:rsidR="004642CD" w:rsidRPr="002F24E0">
          <w:rPr>
            <w:b/>
            <w:bCs/>
          </w:rPr>
          <w:t>From</w:t>
        </w:r>
        <w:r w:rsidR="004642CD">
          <w:t xml:space="preserve"> dropdown list </w:t>
        </w:r>
      </w:ins>
      <w:r>
        <w:t xml:space="preserve">select </w:t>
      </w:r>
      <w:ins w:id="188" w:author="brendanx" w:date="2019-11-04T12:33:00Z">
        <w:del w:id="189" w:author="Nat Brace" w:date="2019-11-13T13:35:00Z">
          <w:r w:rsidR="004642CD" w:rsidDel="006A06D0">
            <w:delText>‘</w:delText>
          </w:r>
        </w:del>
      </w:ins>
      <w:r w:rsidRPr="008C1B82">
        <w:rPr>
          <w:b/>
        </w:rPr>
        <w:t>ion-3</w:t>
      </w:r>
      <w:ins w:id="190" w:author="brendanx" w:date="2019-11-04T12:33:00Z">
        <w:del w:id="191" w:author="Nat Brace" w:date="2019-11-13T13:35:00Z">
          <w:r w:rsidR="004642CD" w:rsidDel="006A06D0">
            <w:rPr>
              <w:bCs/>
            </w:rPr>
            <w:delText>’</w:delText>
          </w:r>
        </w:del>
      </w:ins>
      <w:r>
        <w:t xml:space="preserve"> </w:t>
      </w:r>
      <w:del w:id="192" w:author="brendanx" w:date="2019-11-04T12:34:00Z">
        <w:r w:rsidDel="004642CD">
          <w:delText xml:space="preserve">in the </w:delText>
        </w:r>
        <w:r w:rsidRPr="002F24E0" w:rsidDel="004642CD">
          <w:rPr>
            <w:b/>
            <w:bCs/>
          </w:rPr>
          <w:delText>From</w:delText>
        </w:r>
        <w:r w:rsidDel="004642CD">
          <w:delText xml:space="preserve"> </w:delText>
        </w:r>
        <w:r w:rsidR="0002561F" w:rsidDel="004642CD">
          <w:delText>dropdown list</w:delText>
        </w:r>
        <w:r w:rsidDel="004642CD">
          <w:delText xml:space="preserve"> </w:delText>
        </w:r>
      </w:del>
      <w:r>
        <w:t xml:space="preserve">and </w:t>
      </w:r>
      <w:ins w:id="193" w:author="brendanx" w:date="2019-11-04T12:34:00Z">
        <w:r w:rsidR="004642CD">
          <w:t xml:space="preserve">in the </w:t>
        </w:r>
        <w:r w:rsidR="004642CD" w:rsidRPr="002F24E0">
          <w:rPr>
            <w:b/>
            <w:bCs/>
          </w:rPr>
          <w:t>To</w:t>
        </w:r>
        <w:r w:rsidR="004642CD">
          <w:t xml:space="preserve"> dropdown list</w:t>
        </w:r>
        <w:r w:rsidR="004642CD" w:rsidRPr="002F24E0">
          <w:rPr>
            <w:b/>
            <w:bCs/>
          </w:rPr>
          <w:t xml:space="preserve"> </w:t>
        </w:r>
        <w:r w:rsidR="00A72D7E" w:rsidRPr="00A72D7E">
          <w:rPr>
            <w:bCs/>
            <w:rPrChange w:id="194" w:author="brendanx" w:date="2019-11-04T12:34:00Z">
              <w:rPr>
                <w:b/>
                <w:bCs/>
              </w:rPr>
            </w:rPrChange>
          </w:rPr>
          <w:t>‘</w:t>
        </w:r>
      </w:ins>
      <w:r w:rsidRPr="00A72D7E">
        <w:rPr>
          <w:bCs/>
          <w:rPrChange w:id="195" w:author="brendanx" w:date="2019-11-04T12:34:00Z">
            <w:rPr>
              <w:b/>
              <w:bCs/>
            </w:rPr>
          </w:rPrChange>
        </w:rPr>
        <w:t xml:space="preserve">last ion </w:t>
      </w:r>
      <w:del w:id="196" w:author="brendanx" w:date="2019-11-04T12:34:00Z">
        <w:r w:rsidRPr="00A72D7E" w:rsidDel="00A72D7E">
          <w:rPr>
            <w:bCs/>
            <w:rPrChange w:id="197" w:author="brendanx" w:date="2019-11-04T12:34:00Z">
              <w:rPr>
                <w:b/>
                <w:bCs/>
              </w:rPr>
            </w:rPrChange>
          </w:rPr>
          <w:delText>-</w:delText>
        </w:r>
      </w:del>
      <w:ins w:id="198" w:author="brendanx" w:date="2019-11-04T12:34:00Z">
        <w:r w:rsidR="00A72D7E" w:rsidRPr="00A72D7E">
          <w:rPr>
            <w:bCs/>
            <w:rPrChange w:id="199" w:author="brendanx" w:date="2019-11-04T12:34:00Z">
              <w:rPr>
                <w:b/>
                <w:bCs/>
              </w:rPr>
            </w:rPrChange>
          </w:rPr>
          <w:t>–</w:t>
        </w:r>
      </w:ins>
      <w:r w:rsidRPr="00A72D7E">
        <w:rPr>
          <w:bCs/>
          <w:rPrChange w:id="200" w:author="brendanx" w:date="2019-11-04T12:34:00Z">
            <w:rPr>
              <w:b/>
              <w:bCs/>
            </w:rPr>
          </w:rPrChange>
        </w:rPr>
        <w:t xml:space="preserve"> 1</w:t>
      </w:r>
      <w:ins w:id="201" w:author="brendanx" w:date="2019-11-04T12:34:00Z">
        <w:r w:rsidR="00A72D7E" w:rsidRPr="00A72D7E">
          <w:rPr>
            <w:bCs/>
            <w:rPrChange w:id="202" w:author="brendanx" w:date="2019-11-04T12:34:00Z">
              <w:rPr>
                <w:b/>
                <w:bCs/>
              </w:rPr>
            </w:rPrChange>
          </w:rPr>
          <w:t>’</w:t>
        </w:r>
      </w:ins>
      <w:r>
        <w:t xml:space="preserve"> </w:t>
      </w:r>
      <w:del w:id="203" w:author="brendanx" w:date="2019-11-04T12:34:00Z">
        <w:r w:rsidDel="004642CD">
          <w:delText xml:space="preserve">in the </w:delText>
        </w:r>
        <w:r w:rsidRPr="002F24E0" w:rsidDel="004642CD">
          <w:rPr>
            <w:b/>
            <w:bCs/>
          </w:rPr>
          <w:delText>To</w:delText>
        </w:r>
        <w:r w:rsidDel="004642CD">
          <w:delText xml:space="preserve"> </w:delText>
        </w:r>
        <w:r w:rsidR="0002561F" w:rsidDel="004642CD">
          <w:delText>dropdown list</w:delText>
        </w:r>
      </w:del>
      <w:ins w:id="204" w:author="brendanx" w:date="2019-11-04T12:34:00Z">
        <w:r w:rsidR="00A72D7E">
          <w:t>.</w:t>
        </w:r>
      </w:ins>
    </w:p>
    <w:p w14:paraId="654DBAA4" w14:textId="22135167" w:rsidR="002F24E0" w:rsidRPr="002F24E0" w:rsidRDefault="002F24E0" w:rsidP="002F24E0">
      <w:pPr>
        <w:pStyle w:val="ListParagraph"/>
        <w:numPr>
          <w:ilvl w:val="0"/>
          <w:numId w:val="2"/>
        </w:numPr>
        <w:rPr>
          <w:b/>
          <w:bCs/>
        </w:rPr>
      </w:pPr>
      <w:r>
        <w:t xml:space="preserve">Click </w:t>
      </w:r>
      <w:ins w:id="205" w:author="brendanx" w:date="2019-11-04T12:34:00Z">
        <w:r w:rsidR="00A72D7E">
          <w:t xml:space="preserve"> the </w:t>
        </w:r>
      </w:ins>
      <w:r w:rsidRPr="002F24E0">
        <w:rPr>
          <w:b/>
          <w:bCs/>
        </w:rPr>
        <w:t>OK</w:t>
      </w:r>
      <w:r>
        <w:t xml:space="preserve"> </w:t>
      </w:r>
      <w:del w:id="206" w:author="brendanx" w:date="2019-11-04T12:34:00Z">
        <w:r w:rsidDel="00A72D7E">
          <w:delText>to confirm the settings changes</w:delText>
        </w:r>
      </w:del>
      <w:ins w:id="207" w:author="brendanx" w:date="2019-11-04T12:34:00Z">
        <w:r w:rsidR="00A72D7E">
          <w:t>button.</w:t>
        </w:r>
      </w:ins>
    </w:p>
    <w:p w14:paraId="3CD428A6" w14:textId="325DF294" w:rsidR="002F24E0" w:rsidRDefault="002F24E0" w:rsidP="002F24E0">
      <w:pPr>
        <w:pStyle w:val="ListParagraph"/>
      </w:pPr>
    </w:p>
    <w:p w14:paraId="592FEB4F" w14:textId="54B25195" w:rsidR="002F24E0" w:rsidDel="00A72D7E" w:rsidRDefault="002F24E0" w:rsidP="002F24E0">
      <w:pPr>
        <w:pStyle w:val="ListParagraph"/>
        <w:rPr>
          <w:del w:id="208" w:author="brendanx" w:date="2019-11-04T12:35:00Z"/>
        </w:rPr>
      </w:pPr>
    </w:p>
    <w:p w14:paraId="5C62EFC2" w14:textId="57F09E1D" w:rsidR="002F24E0" w:rsidDel="00A72D7E" w:rsidRDefault="002F24E0" w:rsidP="002F24E0">
      <w:pPr>
        <w:pStyle w:val="ListParagraph"/>
        <w:rPr>
          <w:del w:id="209" w:author="brendanx" w:date="2019-11-04T12:35:00Z"/>
        </w:rPr>
      </w:pPr>
    </w:p>
    <w:p w14:paraId="4DCED37E" w14:textId="44EEA855" w:rsidR="002F24E0" w:rsidDel="00A72D7E" w:rsidRDefault="002F24E0" w:rsidP="002F24E0">
      <w:pPr>
        <w:pStyle w:val="ListParagraph"/>
        <w:rPr>
          <w:del w:id="210" w:author="brendanx" w:date="2019-11-04T12:35:00Z"/>
          <w:b/>
          <w:bCs/>
        </w:rPr>
      </w:pPr>
    </w:p>
    <w:p w14:paraId="617B3400" w14:textId="435B1448" w:rsidR="002F24E0" w:rsidRPr="00A72D7E" w:rsidDel="00A72D7E" w:rsidRDefault="002F24E0">
      <w:pPr>
        <w:rPr>
          <w:del w:id="211" w:author="brendanx" w:date="2019-11-04T12:35:00Z"/>
          <w:b/>
          <w:bCs/>
          <w:rPrChange w:id="212" w:author="brendanx" w:date="2019-11-04T12:35:00Z">
            <w:rPr>
              <w:del w:id="213" w:author="brendanx" w:date="2019-11-04T12:35:00Z"/>
            </w:rPr>
          </w:rPrChange>
        </w:rPr>
        <w:pPrChange w:id="214" w:author="brendanx" w:date="2019-11-04T12:35:00Z">
          <w:pPr>
            <w:pStyle w:val="ListParagraph"/>
          </w:pPr>
        </w:pPrChange>
      </w:pPr>
    </w:p>
    <w:p w14:paraId="28854730" w14:textId="725B3E1E" w:rsidR="002F24E0" w:rsidRDefault="001B2234" w:rsidP="001B2234">
      <w:del w:id="215" w:author="brendanx" w:date="2019-11-04T12:35:00Z">
        <w:r w:rsidDel="00A72D7E">
          <w:delText>The moment you</w:delText>
        </w:r>
      </w:del>
      <w:ins w:id="216" w:author="brendanx" w:date="2019-11-04T12:35:00Z">
        <w:r w:rsidR="00A72D7E">
          <w:t>After you</w:t>
        </w:r>
      </w:ins>
      <w:r>
        <w:t xml:space="preserve"> click </w:t>
      </w:r>
      <w:r w:rsidRPr="00A72D7E">
        <w:rPr>
          <w:b/>
          <w:rPrChange w:id="217" w:author="brendanx" w:date="2019-11-04T12:35:00Z">
            <w:rPr/>
          </w:rPrChange>
        </w:rPr>
        <w:t>OK</w:t>
      </w:r>
      <w:r>
        <w:t xml:space="preserve">, several messages will appear in the audit log window. Before taking a closer look at the audit log, </w:t>
      </w:r>
      <w:del w:id="218" w:author="brendanx" w:date="2019-11-04T12:35:00Z">
        <w:r w:rsidDel="00A72D7E">
          <w:delText>we will</w:delText>
        </w:r>
      </w:del>
      <w:ins w:id="219" w:author="brendanx" w:date="2019-11-04T12:35:00Z">
        <w:r w:rsidR="00A72D7E">
          <w:t>first</w:t>
        </w:r>
      </w:ins>
      <w:r>
        <w:t xml:space="preserve"> configure the </w:t>
      </w:r>
      <w:ins w:id="220" w:author="Nat Brace" w:date="2019-11-13T13:37:00Z">
        <w:r w:rsidR="006A06D0">
          <w:t>p</w:t>
        </w:r>
      </w:ins>
      <w:del w:id="221" w:author="Nat Brace" w:date="2019-11-13T13:37:00Z">
        <w:r w:rsidDel="006A06D0">
          <w:delText>P</w:delText>
        </w:r>
      </w:del>
      <w:r>
        <w:t xml:space="preserve">eptide </w:t>
      </w:r>
      <w:del w:id="222" w:author="brendanx" w:date="2019-11-04T12:35:00Z">
        <w:r w:rsidDel="00A72D7E">
          <w:delText>settings</w:delText>
        </w:r>
      </w:del>
      <w:ins w:id="223" w:author="Nat Brace" w:date="2019-11-13T13:37:00Z">
        <w:r w:rsidR="006A06D0">
          <w:t>s</w:t>
        </w:r>
      </w:ins>
      <w:ins w:id="224" w:author="brendanx" w:date="2019-11-04T12:35:00Z">
        <w:del w:id="225" w:author="Nat Brace" w:date="2019-11-13T13:37:00Z">
          <w:r w:rsidR="00A72D7E" w:rsidDel="006A06D0">
            <w:delText>S</w:delText>
          </w:r>
        </w:del>
        <w:r w:rsidR="00A72D7E">
          <w:t>ettings</w:t>
        </w:r>
      </w:ins>
      <w:ins w:id="226" w:author="brendanx" w:date="2019-11-04T12:36:00Z">
        <w:r w:rsidR="00A72D7E">
          <w:t xml:space="preserve"> as follows:</w:t>
        </w:r>
      </w:ins>
      <w:del w:id="227" w:author="brendanx" w:date="2019-11-04T12:36:00Z">
        <w:r w:rsidDel="00A72D7E">
          <w:delText>.</w:delText>
        </w:r>
      </w:del>
    </w:p>
    <w:p w14:paraId="46C3664A" w14:textId="745E45FB" w:rsidR="001B2234" w:rsidRPr="000E6258" w:rsidDel="00A72D7E" w:rsidRDefault="001B2234" w:rsidP="001B2234">
      <w:pPr>
        <w:rPr>
          <w:del w:id="228" w:author="brendanx" w:date="2019-11-04T12:35:00Z"/>
          <w:b/>
          <w:bCs/>
        </w:rPr>
      </w:pPr>
      <w:del w:id="229" w:author="brendanx" w:date="2019-11-04T12:35:00Z">
        <w:r w:rsidRPr="000E6258" w:rsidDel="00A72D7E">
          <w:rPr>
            <w:b/>
            <w:bCs/>
          </w:rPr>
          <w:delText xml:space="preserve">Configuring </w:delText>
        </w:r>
        <w:r w:rsidDel="00A72D7E">
          <w:rPr>
            <w:b/>
            <w:bCs/>
          </w:rPr>
          <w:delText>Peptide</w:delText>
        </w:r>
        <w:r w:rsidRPr="000E6258" w:rsidDel="00A72D7E">
          <w:rPr>
            <w:b/>
            <w:bCs/>
          </w:rPr>
          <w:delText xml:space="preserve"> settings:</w:delText>
        </w:r>
      </w:del>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ins w:id="230" w:author="brendanx" w:date="2019-11-04T12:36:00Z">
        <w:r w:rsidR="00A72D7E">
          <w:rPr>
            <w:bCs/>
          </w:rPr>
          <w:t>.</w:t>
        </w:r>
      </w:ins>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ins w:id="231" w:author="brendanx" w:date="2019-11-04T12:36:00Z">
        <w:r w:rsidR="00A72D7E">
          <w:t>.</w:t>
        </w:r>
      </w:ins>
    </w:p>
    <w:p w14:paraId="60F05A80" w14:textId="3D78BDD0" w:rsidR="001B2234" w:rsidRPr="001B2234" w:rsidRDefault="001B2234" w:rsidP="001B2234">
      <w:pPr>
        <w:pStyle w:val="ListParagraph"/>
        <w:numPr>
          <w:ilvl w:val="0"/>
          <w:numId w:val="2"/>
        </w:numPr>
        <w:rPr>
          <w:b/>
          <w:bCs/>
        </w:rPr>
      </w:pPr>
      <w:del w:id="232" w:author="brendanx" w:date="2019-11-04T12:36:00Z">
        <w:r w:rsidDel="00A72D7E">
          <w:delText xml:space="preserve">Choose </w:delText>
        </w:r>
      </w:del>
      <w:ins w:id="233" w:author="brendanx" w:date="2019-11-04T12:36:00Z">
        <w:r w:rsidR="00A72D7E">
          <w:t xml:space="preserve">Click the </w:t>
        </w:r>
      </w:ins>
      <w:r>
        <w:rPr>
          <w:b/>
          <w:bCs/>
        </w:rPr>
        <w:t xml:space="preserve">Edit list </w:t>
      </w:r>
      <w:r>
        <w:t xml:space="preserve">button next to the </w:t>
      </w:r>
      <w:r w:rsidRPr="001B2234">
        <w:rPr>
          <w:b/>
          <w:bCs/>
        </w:rPr>
        <w:t>Isotope modifications</w:t>
      </w:r>
      <w:r>
        <w:t xml:space="preserve"> list</w:t>
      </w:r>
      <w:ins w:id="234" w:author="brendanx" w:date="2019-11-04T12:36:00Z">
        <w:r w:rsidR="00A72D7E">
          <w:t>.</w:t>
        </w:r>
      </w:ins>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4E9B6C18" w:rsidR="001B2234" w:rsidRPr="00A72D7E" w:rsidRDefault="00A72D7E" w:rsidP="001B2234">
      <w:pPr>
        <w:pStyle w:val="ListParagraph"/>
        <w:numPr>
          <w:ilvl w:val="0"/>
          <w:numId w:val="2"/>
        </w:numPr>
        <w:rPr>
          <w:ins w:id="235" w:author="brendanx" w:date="2019-11-04T12:37:00Z"/>
          <w:b/>
          <w:bCs/>
          <w:rPrChange w:id="236" w:author="brendanx" w:date="2019-11-04T12:37:00Z">
            <w:rPr>
              <w:ins w:id="237" w:author="brendanx" w:date="2019-11-04T12:37:00Z"/>
            </w:rPr>
          </w:rPrChange>
        </w:rPr>
      </w:pPr>
      <w:ins w:id="238" w:author="brendanx" w:date="2019-11-04T12:37:00Z">
        <w:r>
          <w:t>F</w:t>
        </w:r>
      </w:ins>
      <w:ins w:id="239" w:author="brendanx" w:date="2019-11-04T12:36:00Z">
        <w:r>
          <w:t xml:space="preserve">rom the </w:t>
        </w:r>
        <w:r>
          <w:rPr>
            <w:b/>
            <w:bCs/>
          </w:rPr>
          <w:t>Name</w:t>
        </w:r>
        <w:r>
          <w:t xml:space="preserve"> dropdown list </w:t>
        </w:r>
      </w:ins>
      <w:del w:id="240" w:author="brendanx" w:date="2019-11-04T12:37:00Z">
        <w:r w:rsidR="001B2234" w:rsidDel="00A72D7E">
          <w:delText>C</w:delText>
        </w:r>
      </w:del>
      <w:ins w:id="241" w:author="brendanx" w:date="2019-11-04T12:37:00Z">
        <w:r>
          <w:t>c</w:t>
        </w:r>
      </w:ins>
      <w:r w:rsidR="001B2234">
        <w:t xml:space="preserve">hoose </w:t>
      </w:r>
      <w:ins w:id="242" w:author="brendanx" w:date="2019-11-04T12:37:00Z">
        <w:r>
          <w:t>‘</w:t>
        </w:r>
      </w:ins>
      <w:r w:rsidR="001B2234" w:rsidRPr="00A72D7E">
        <w:rPr>
          <w:bCs/>
          <w:rPrChange w:id="243" w:author="brendanx" w:date="2019-11-04T12:37:00Z">
            <w:rPr>
              <w:b/>
              <w:bCs/>
            </w:rPr>
          </w:rPrChange>
        </w:rPr>
        <w:t>Label:13C(6)15N(2) (C-term K)</w:t>
      </w:r>
      <w:ins w:id="244" w:author="brendanx" w:date="2019-11-04T12:37:00Z">
        <w:r w:rsidRPr="00A72D7E">
          <w:rPr>
            <w:bCs/>
            <w:rPrChange w:id="245" w:author="brendanx" w:date="2019-11-04T12:37:00Z">
              <w:rPr>
                <w:b/>
                <w:bCs/>
              </w:rPr>
            </w:rPrChange>
          </w:rPr>
          <w:t>’.</w:t>
        </w:r>
      </w:ins>
      <w:r w:rsidR="001B2234">
        <w:t xml:space="preserve"> </w:t>
      </w:r>
      <w:del w:id="246" w:author="brendanx" w:date="2019-11-04T12:36:00Z">
        <w:r w:rsidR="001B2234" w:rsidDel="00A72D7E">
          <w:delText xml:space="preserve">from the </w:delText>
        </w:r>
        <w:r w:rsidR="001B2234" w:rsidDel="00A72D7E">
          <w:rPr>
            <w:b/>
            <w:bCs/>
          </w:rPr>
          <w:delText>Name</w:delText>
        </w:r>
        <w:r w:rsidR="001B2234" w:rsidDel="00A72D7E">
          <w:delText xml:space="preserve"> </w:delText>
        </w:r>
        <w:r w:rsidR="0002561F" w:rsidDel="00A72D7E">
          <w:delText>dropdown list</w:delText>
        </w:r>
      </w:del>
    </w:p>
    <w:p w14:paraId="3B8EB97F" w14:textId="2097C8AE" w:rsidR="00A72D7E" w:rsidRPr="00A72D7E" w:rsidRDefault="00A72D7E" w:rsidP="001B2234">
      <w:pPr>
        <w:pStyle w:val="ListParagraph"/>
        <w:numPr>
          <w:ilvl w:val="0"/>
          <w:numId w:val="2"/>
        </w:numPr>
        <w:rPr>
          <w:ins w:id="247" w:author="brendanx" w:date="2019-11-04T12:38:00Z"/>
          <w:b/>
          <w:bCs/>
          <w:rPrChange w:id="248" w:author="brendanx" w:date="2019-11-04T12:38:00Z">
            <w:rPr>
              <w:ins w:id="249" w:author="brendanx" w:date="2019-11-04T12:38:00Z"/>
            </w:rPr>
          </w:rPrChange>
        </w:rPr>
      </w:pPr>
      <w:ins w:id="250" w:author="brendanx" w:date="2019-11-04T12:37:00Z">
        <w:r>
          <w:t xml:space="preserve">Click the </w:t>
        </w:r>
        <w:r>
          <w:rPr>
            <w:b/>
          </w:rPr>
          <w:t>OK</w:t>
        </w:r>
        <w:r>
          <w:t xml:space="preserve"> button</w:t>
        </w:r>
      </w:ins>
      <w:ins w:id="251" w:author="brendanx" w:date="2019-11-04T12:38:00Z">
        <w:r>
          <w:t>.</w:t>
        </w:r>
      </w:ins>
    </w:p>
    <w:p w14:paraId="7D18352A" w14:textId="67ED93C9" w:rsidR="00A72D7E" w:rsidRPr="001B2234" w:rsidRDefault="00A72D7E" w:rsidP="001B2234">
      <w:pPr>
        <w:pStyle w:val="ListParagraph"/>
        <w:numPr>
          <w:ilvl w:val="0"/>
          <w:numId w:val="2"/>
        </w:numPr>
        <w:rPr>
          <w:b/>
          <w:bCs/>
        </w:rPr>
      </w:pPr>
      <w:ins w:id="252" w:author="brendanx" w:date="2019-11-04T12:38:00Z">
        <w:r>
          <w:t xml:space="preserve">Click the </w:t>
        </w:r>
        <w:r>
          <w:rPr>
            <w:b/>
          </w:rPr>
          <w:t>OK</w:t>
        </w:r>
        <w:r>
          <w:t xml:space="preserve"> button in the </w:t>
        </w:r>
        <w:r>
          <w:rPr>
            <w:b/>
          </w:rPr>
          <w:t>Edit Isotope Modifications</w:t>
        </w:r>
        <w:r>
          <w:t xml:space="preserve"> form.</w:t>
        </w:r>
      </w:ins>
    </w:p>
    <w:p w14:paraId="3D71653E" w14:textId="5156F0CF" w:rsidR="001B2234" w:rsidRPr="001B2234" w:rsidRDefault="00A72D7E" w:rsidP="001B2234">
      <w:pPr>
        <w:pStyle w:val="ListParagraph"/>
        <w:numPr>
          <w:ilvl w:val="0"/>
          <w:numId w:val="2"/>
        </w:numPr>
        <w:rPr>
          <w:b/>
          <w:bCs/>
        </w:rPr>
      </w:pPr>
      <w:ins w:id="253" w:author="brendanx" w:date="2019-11-04T12:39:00Z">
        <w:r>
          <w:t>I</w:t>
        </w:r>
      </w:ins>
      <w:ins w:id="254" w:author="brendanx" w:date="2019-11-04T12:38:00Z">
        <w:r>
          <w:t xml:space="preserve">n the </w:t>
        </w:r>
        <w:r w:rsidRPr="001B2234">
          <w:rPr>
            <w:b/>
            <w:bCs/>
          </w:rPr>
          <w:t>Isotope modifications</w:t>
        </w:r>
        <w:r>
          <w:t xml:space="preserve"> list</w:t>
        </w:r>
      </w:ins>
      <w:ins w:id="255" w:author="brendanx" w:date="2019-11-04T12:39:00Z">
        <w:r>
          <w:t>,</w:t>
        </w:r>
      </w:ins>
      <w:del w:id="256" w:author="brendanx" w:date="2019-11-04T12:38:00Z">
        <w:r w:rsidR="001B2234" w:rsidDel="00A72D7E">
          <w:delText>C</w:delText>
        </w:r>
      </w:del>
      <w:ins w:id="257" w:author="brendanx" w:date="2019-11-04T12:38:00Z">
        <w:r>
          <w:t xml:space="preserve"> </w:t>
        </w:r>
      </w:ins>
      <w:ins w:id="258" w:author="brendanx" w:date="2019-11-04T12:39:00Z">
        <w:r>
          <w:t>c</w:t>
        </w:r>
      </w:ins>
      <w:r w:rsidR="001B2234">
        <w:t xml:space="preserve">heck the new </w:t>
      </w:r>
      <w:ins w:id="259" w:author="brendanx" w:date="2019-11-04T12:39:00Z">
        <w:r>
          <w:t>‘</w:t>
        </w:r>
      </w:ins>
      <w:r w:rsidR="001B2234" w:rsidRPr="00A72D7E">
        <w:rPr>
          <w:bCs/>
          <w:rPrChange w:id="260" w:author="brendanx" w:date="2019-11-04T12:39:00Z">
            <w:rPr>
              <w:b/>
              <w:bCs/>
            </w:rPr>
          </w:rPrChange>
        </w:rPr>
        <w:t>Label:13C(6)15N(2) (C-term K)</w:t>
      </w:r>
      <w:ins w:id="261" w:author="brendanx" w:date="2019-11-04T12:39:00Z">
        <w:r>
          <w:t>’</w:t>
        </w:r>
      </w:ins>
      <w:r w:rsidR="001B2234">
        <w:t xml:space="preserve"> modification</w:t>
      </w:r>
      <w:del w:id="262" w:author="brendanx" w:date="2019-11-04T12:38:00Z">
        <w:r w:rsidR="001B2234" w:rsidDel="00A72D7E">
          <w:delText xml:space="preserve"> in the </w:delText>
        </w:r>
        <w:r w:rsidR="001B2234" w:rsidRPr="001B2234" w:rsidDel="00A72D7E">
          <w:rPr>
            <w:b/>
            <w:bCs/>
          </w:rPr>
          <w:delText>Isotope modifications</w:delText>
        </w:r>
        <w:r w:rsidR="001B2234" w:rsidDel="00A72D7E">
          <w:delText xml:space="preserve"> list</w:delText>
        </w:r>
      </w:del>
      <w:r w:rsidR="001B2234">
        <w:t>.</w:t>
      </w:r>
    </w:p>
    <w:p w14:paraId="5386C90D" w14:textId="1801BEEB" w:rsidR="001B2234" w:rsidDel="00A72D7E" w:rsidRDefault="001B2234" w:rsidP="001B2234">
      <w:pPr>
        <w:pStyle w:val="ListParagraph"/>
        <w:numPr>
          <w:ilvl w:val="0"/>
          <w:numId w:val="2"/>
        </w:numPr>
        <w:rPr>
          <w:del w:id="263" w:author="brendanx" w:date="2019-11-04T12:39:00Z"/>
          <w:b/>
          <w:bCs/>
        </w:rPr>
      </w:pPr>
      <w:del w:id="264" w:author="brendanx" w:date="2019-11-04T12:39:00Z">
        <w:r w:rsidDel="00A72D7E">
          <w:delText xml:space="preserve">Click the </w:delText>
        </w:r>
        <w:r w:rsidDel="00A72D7E">
          <w:rPr>
            <w:b/>
            <w:bCs/>
          </w:rPr>
          <w:delText xml:space="preserve">OK </w:delText>
        </w:r>
        <w:r w:rsidDel="00A72D7E">
          <w:delText>button</w:delText>
        </w:r>
      </w:del>
    </w:p>
    <w:p w14:paraId="7FCCC127" w14:textId="6F5619A6" w:rsidR="001B2234" w:rsidRPr="002F24E0" w:rsidDel="00A72D7E" w:rsidRDefault="001B2234" w:rsidP="001B2234">
      <w:pPr>
        <w:pStyle w:val="ListParagraph"/>
        <w:numPr>
          <w:ilvl w:val="0"/>
          <w:numId w:val="2"/>
        </w:numPr>
        <w:rPr>
          <w:del w:id="265" w:author="brendanx" w:date="2019-11-04T12:40:00Z"/>
          <w:b/>
          <w:bCs/>
        </w:rPr>
      </w:pPr>
      <w:del w:id="266" w:author="brendanx" w:date="2019-11-04T12:40:00Z">
        <w:r w:rsidDel="00A72D7E">
          <w:delText xml:space="preserve">From the Collision energy </w:delText>
        </w:r>
        <w:r w:rsidR="0002561F" w:rsidDel="00A72D7E">
          <w:delText>dropdown list</w:delText>
        </w:r>
        <w:r w:rsidDel="00A72D7E">
          <w:delText xml:space="preserve">, choose </w:delText>
        </w:r>
        <w:r w:rsidRPr="002F24E0" w:rsidDel="00A72D7E">
          <w:rPr>
            <w:b/>
            <w:bCs/>
          </w:rPr>
          <w:delText>Thermo TSQ Vantage</w:delText>
        </w:r>
        <w:r w:rsidDel="00A72D7E">
          <w:delText>, which is the mass spectrometer used in this experiment</w:delText>
        </w:r>
      </w:del>
    </w:p>
    <w:p w14:paraId="3D474911" w14:textId="79A597D4" w:rsidR="001B2234" w:rsidRPr="001B2234" w:rsidDel="00A72D7E" w:rsidRDefault="001B2234" w:rsidP="001B2234">
      <w:pPr>
        <w:pStyle w:val="ListParagraph"/>
        <w:numPr>
          <w:ilvl w:val="0"/>
          <w:numId w:val="2"/>
        </w:numPr>
        <w:rPr>
          <w:del w:id="267" w:author="brendanx" w:date="2019-11-04T12:40:00Z"/>
          <w:b/>
          <w:bCs/>
        </w:rPr>
      </w:pPr>
      <w:del w:id="268" w:author="brendanx" w:date="2019-11-04T12:40:00Z">
        <w:r w:rsidDel="00A72D7E">
          <w:delText xml:space="preserve">Make sure that the </w:delText>
        </w:r>
        <w:r w:rsidDel="00A72D7E">
          <w:rPr>
            <w:b/>
            <w:bCs/>
          </w:rPr>
          <w:delText>Internal standard type</w:delText>
        </w:r>
        <w:r w:rsidDel="00A72D7E">
          <w:delText xml:space="preserve"> </w:delText>
        </w:r>
        <w:r w:rsidR="0002561F" w:rsidDel="00A72D7E">
          <w:delText>dropdown list</w:delText>
        </w:r>
        <w:r w:rsidDel="00A72D7E">
          <w:delText xml:space="preserve"> is set to </w:delText>
        </w:r>
        <w:r w:rsidDel="00A72D7E">
          <w:rPr>
            <w:b/>
            <w:bCs/>
          </w:rPr>
          <w:delText>heavy</w:delText>
        </w:r>
      </w:del>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ins w:id="269" w:author="brendanx" w:date="2019-11-04T12:40:00Z">
        <w:r w:rsidR="00A72D7E">
          <w:t>.</w:t>
        </w:r>
      </w:ins>
    </w:p>
    <w:p w14:paraId="638CE9C8" w14:textId="181126EA" w:rsidR="001B2234" w:rsidRPr="001B2234" w:rsidRDefault="001B2234" w:rsidP="000F47B8">
      <w:pPr>
        <w:pStyle w:val="Heading1"/>
        <w:pPrChange w:id="270" w:author="Nat Brace" w:date="2019-11-13T15:15:00Z">
          <w:pPr/>
        </w:pPrChange>
      </w:pPr>
      <w:r>
        <w:t>Reading the audit log</w:t>
      </w:r>
    </w:p>
    <w:p w14:paraId="763C609B" w14:textId="237A70D7" w:rsidR="001B2234" w:rsidRDefault="001B2234" w:rsidP="001B2234">
      <w:r>
        <w:t>Now the audit log should look as follows:</w:t>
      </w:r>
    </w:p>
    <w:p w14:paraId="5E1A2644" w14:textId="7A0C4FFD" w:rsidR="001B2234" w:rsidRPr="001B2234" w:rsidRDefault="001B2234" w:rsidP="009937A4">
      <w:pPr>
        <w:jc w:val="both"/>
        <w:pPrChange w:id="271" w:author="Nat Brace" w:date="2019-11-13T15:32:00Z">
          <w:pPr/>
        </w:pPrChange>
      </w:pPr>
      <w:r>
        <w:rPr>
          <w:noProof/>
        </w:rPr>
        <w:drawing>
          <wp:inline distT="0" distB="0" distL="0" distR="0" wp14:anchorId="45778F34" wp14:editId="3730AF8D">
            <wp:extent cx="593344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3225800"/>
                    </a:xfrm>
                    <a:prstGeom prst="rect">
                      <a:avLst/>
                    </a:prstGeom>
                    <a:noFill/>
                    <a:ln>
                      <a:noFill/>
                    </a:ln>
                  </pic:spPr>
                </pic:pic>
              </a:graphicData>
            </a:graphic>
          </wp:inline>
        </w:drawing>
      </w:r>
    </w:p>
    <w:p w14:paraId="40DBF9CC" w14:textId="2B7596FC" w:rsidR="003D1A34" w:rsidRDefault="001B2234" w:rsidP="001B2234">
      <w:r>
        <w:t>Each dark gray message and all messages below it until the next dark gray message or the end of the audit log represent a single document change.</w:t>
      </w:r>
      <w:ins w:id="272" w:author="Nat Brace" w:date="2019-11-13T16:10:00Z">
        <w:r w:rsidR="00CA6FB9">
          <w:t xml:space="preserve"> </w:t>
        </w:r>
      </w:ins>
      <w:del w:id="273" w:author="Nat Brace" w:date="2019-11-13T16:10:00Z">
        <w:r w:rsidR="00D5298C" w:rsidDel="00CA6FB9">
          <w:delText xml:space="preserve"> We changed </w:delText>
        </w:r>
      </w:del>
      <w:ins w:id="274" w:author="Nat Brace" w:date="2019-11-13T16:10:00Z">
        <w:r w:rsidR="00CA6FB9">
          <w:t>T</w:t>
        </w:r>
      </w:ins>
      <w:del w:id="275" w:author="Nat Brace" w:date="2019-11-13T16:10:00Z">
        <w:r w:rsidR="00D5298C" w:rsidDel="00CA6FB9">
          <w:delText>t</w:delText>
        </w:r>
      </w:del>
      <w:r w:rsidR="00D5298C">
        <w:t xml:space="preserve">he </w:t>
      </w:r>
      <w:del w:id="276" w:author="Nat Brace" w:date="2019-11-13T15:38:00Z">
        <w:r w:rsidR="00D5298C" w:rsidDel="005E6D6F">
          <w:delText xml:space="preserve">Transition </w:delText>
        </w:r>
      </w:del>
      <w:ins w:id="277" w:author="Nat Brace" w:date="2019-11-13T15:38:00Z">
        <w:r w:rsidR="005E6D6F">
          <w:t>t</w:t>
        </w:r>
        <w:r w:rsidR="005E6D6F">
          <w:t xml:space="preserve">ransition </w:t>
        </w:r>
      </w:ins>
      <w:r w:rsidR="00D5298C">
        <w:t xml:space="preserve">settings and the </w:t>
      </w:r>
      <w:ins w:id="278" w:author="Nat Brace" w:date="2019-11-13T16:10:00Z">
        <w:r w:rsidR="00CA6FB9">
          <w:t>p</w:t>
        </w:r>
      </w:ins>
      <w:del w:id="279" w:author="Nat Brace" w:date="2019-11-13T15:38:00Z">
        <w:r w:rsidR="00D5298C" w:rsidDel="005E6D6F">
          <w:delText>P</w:delText>
        </w:r>
      </w:del>
      <w:r w:rsidR="00D5298C">
        <w:t>eptide settings</w:t>
      </w:r>
      <w:ins w:id="280" w:author="Nat Brace" w:date="2019-11-13T16:10:00Z">
        <w:r w:rsidR="00CA6FB9">
          <w:t xml:space="preserve"> were changed</w:t>
        </w:r>
      </w:ins>
      <w:r w:rsidR="00D5298C">
        <w:t xml:space="preserve">, which creates a total of two </w:t>
      </w:r>
      <w:r w:rsidR="00D5298C" w:rsidRPr="00D5298C">
        <w:rPr>
          <w:b/>
          <w:bCs/>
        </w:rPr>
        <w:t>audit log entries</w:t>
      </w:r>
      <w:r w:rsidR="00D5298C">
        <w:t xml:space="preserve">. By default, new messages appear at the top. </w:t>
      </w:r>
      <w:ins w:id="281" w:author="Nat Brace" w:date="2019-11-13T15:39:00Z">
        <w:r w:rsidR="00EE2E44">
          <w:lastRenderedPageBreak/>
          <w:t xml:space="preserve">Looking at the </w:t>
        </w:r>
      </w:ins>
      <w:ins w:id="282" w:author="Nat Brace" w:date="2019-11-13T15:40:00Z">
        <w:r w:rsidR="00EE2E44">
          <w:t xml:space="preserve">first entry when the transition settings were changed, </w:t>
        </w:r>
      </w:ins>
      <w:del w:id="283" w:author="Nat Brace" w:date="2019-11-13T15:40:00Z">
        <w:r w:rsidR="00D5298C" w:rsidDel="00EE2E44">
          <w:delText xml:space="preserve">Thus, let us first take a look at the first </w:delText>
        </w:r>
        <w:r w:rsidR="003D1A34" w:rsidDel="00EE2E44">
          <w:delText>entry</w:delText>
        </w:r>
        <w:r w:rsidR="00D5298C" w:rsidDel="00EE2E44">
          <w:delText xml:space="preserve"> created, when we changed the Transition Settings. </w:delText>
        </w:r>
        <w:r w:rsidR="003D1A34" w:rsidDel="00EE2E44">
          <w:delText xml:space="preserve">The </w:delText>
        </w:r>
      </w:del>
      <w:ins w:id="284" w:author="Nat Brace" w:date="2019-11-13T15:40:00Z">
        <w:r w:rsidR="00EE2E44">
          <w:t xml:space="preserve">the </w:t>
        </w:r>
      </w:ins>
      <w:r w:rsidR="003D1A34">
        <w:t>gr</w:t>
      </w:r>
      <w:ins w:id="285" w:author="Nat Brace" w:date="2019-11-13T15:40:00Z">
        <w:r w:rsidR="00EE2E44">
          <w:t>a</w:t>
        </w:r>
      </w:ins>
      <w:del w:id="286" w:author="Nat Brace" w:date="2019-11-13T15:40:00Z">
        <w:r w:rsidR="003D1A34" w:rsidDel="00EE2E44">
          <w:delText>e</w:delText>
        </w:r>
      </w:del>
      <w:r w:rsidR="003D1A34">
        <w:t>y message is a one line summary of the entire entry</w:t>
      </w:r>
      <w:del w:id="287" w:author="Nat Brace" w:date="2019-11-13T15:42:00Z">
        <w:r w:rsidR="003D1A34" w:rsidDel="00EE2E44">
          <w:delText xml:space="preserve">, in this case it is simply </w:delText>
        </w:r>
      </w:del>
      <w:ins w:id="288" w:author="Nat Brace" w:date="2019-11-13T15:42:00Z">
        <w:r w:rsidR="00EE2E44">
          <w:t xml:space="preserve">: </w:t>
        </w:r>
      </w:ins>
      <w:del w:id="289" w:author="Nat Brace" w:date="2019-11-13T15:41:00Z">
        <w:r w:rsidR="003D1A34" w:rsidRPr="00EE2E44" w:rsidDel="00EE2E44">
          <w:rPr>
            <w:b/>
            <w:bCs/>
            <w:rPrChange w:id="290" w:author="Nat Brace" w:date="2019-11-13T15:42:00Z">
              <w:rPr/>
            </w:rPrChange>
          </w:rPr>
          <w:delText>“</w:delText>
        </w:r>
      </w:del>
      <w:r w:rsidR="003D1A34" w:rsidRPr="00EE2E44">
        <w:rPr>
          <w:b/>
          <w:bCs/>
          <w:rPrChange w:id="291" w:author="Nat Brace" w:date="2019-11-13T15:42:00Z">
            <w:rPr/>
          </w:rPrChange>
        </w:rPr>
        <w:t>Transition Settings changed</w:t>
      </w:r>
      <w:del w:id="292" w:author="Nat Brace" w:date="2019-11-13T15:42:00Z">
        <w:r w:rsidR="003D1A34" w:rsidDel="00EE2E44">
          <w:delText>”</w:delText>
        </w:r>
      </w:del>
      <w:r w:rsidR="003D1A34">
        <w:t xml:space="preserve">. </w:t>
      </w:r>
      <w:del w:id="293" w:author="Nat Brace" w:date="2019-11-13T16:08:00Z">
        <w:r w:rsidR="003D1A34" w:rsidDel="00CA6FB9">
          <w:delText>We refer to</w:delText>
        </w:r>
      </w:del>
      <w:r w:rsidR="003D1A34">
        <w:t xml:space="preserve"> </w:t>
      </w:r>
      <w:ins w:id="294" w:author="Nat Brace" w:date="2019-11-13T16:08:00Z">
        <w:r w:rsidR="00CA6FB9">
          <w:t>T</w:t>
        </w:r>
      </w:ins>
      <w:del w:id="295" w:author="Nat Brace" w:date="2019-11-13T16:08:00Z">
        <w:r w:rsidR="003D1A34" w:rsidDel="00CA6FB9">
          <w:delText>t</w:delText>
        </w:r>
      </w:del>
      <w:r w:rsidR="003D1A34">
        <w:t xml:space="preserve">his message </w:t>
      </w:r>
      <w:ins w:id="296" w:author="Nat Brace" w:date="2019-11-13T16:08:00Z">
        <w:r w:rsidR="00CA6FB9">
          <w:t xml:space="preserve">is called </w:t>
        </w:r>
      </w:ins>
      <w:del w:id="297" w:author="Nat Brace" w:date="2019-11-13T16:08:00Z">
        <w:r w:rsidR="003D1A34" w:rsidDel="00CA6FB9">
          <w:delText xml:space="preserve">as </w:delText>
        </w:r>
      </w:del>
      <w:r w:rsidR="003D1A34">
        <w:t xml:space="preserve">the </w:t>
      </w:r>
      <w:r w:rsidR="003D1A34" w:rsidRPr="003D1A34">
        <w:rPr>
          <w:b/>
          <w:bCs/>
        </w:rPr>
        <w:t>Undo-Redo message</w:t>
      </w:r>
      <w:r w:rsidR="003D1A34">
        <w:t xml:space="preserve">, because it is also used in the Skyline Undo-Redo list. To see this, </w:t>
      </w:r>
      <w:del w:id="298" w:author="Nat Brace" w:date="2019-11-13T15:43:00Z">
        <w:r w:rsidR="003D1A34" w:rsidDel="00EE2E44">
          <w:delText xml:space="preserve">navigate </w:delText>
        </w:r>
      </w:del>
      <w:ins w:id="299" w:author="Nat Brace" w:date="2019-11-13T15:43:00Z">
        <w:r w:rsidR="00EE2E44">
          <w:t>return</w:t>
        </w:r>
        <w:r w:rsidR="00EE2E44">
          <w:t xml:space="preserve"> </w:t>
        </w:r>
      </w:ins>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50D3A863" w:rsidR="00D5298C" w:rsidRDefault="003D1A34" w:rsidP="009937A4">
      <w:pPr>
        <w:pPrChange w:id="300" w:author="Nat Brace" w:date="2019-11-13T15:32:00Z">
          <w:pPr>
            <w:jc w:val="center"/>
          </w:pPr>
        </w:pPrChange>
      </w:pPr>
      <w:r>
        <w:rPr>
          <w:noProof/>
        </w:rPr>
        <w:drawing>
          <wp:inline distT="0" distB="0" distL="0" distR="0" wp14:anchorId="0E188FDB" wp14:editId="6C7B4A06">
            <wp:extent cx="3581400" cy="691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3132" cy="697731"/>
                    </a:xfrm>
                    <a:prstGeom prst="rect">
                      <a:avLst/>
                    </a:prstGeom>
                    <a:noFill/>
                    <a:ln>
                      <a:noFill/>
                    </a:ln>
                  </pic:spPr>
                </pic:pic>
              </a:graphicData>
            </a:graphic>
          </wp:inline>
        </w:drawing>
      </w:r>
    </w:p>
    <w:p w14:paraId="748AA382" w14:textId="1475B2B6" w:rsidR="003D1A34" w:rsidRDefault="003D1A34" w:rsidP="003D1A34">
      <w:r>
        <w:t xml:space="preserve">Before audit logging was introduced into Skyline, both messages here would only say “Changed settings”. </w:t>
      </w:r>
      <w:commentRangeStart w:id="301"/>
      <w:r>
        <w:t>Thus</w:t>
      </w:r>
      <w:commentRangeEnd w:id="301"/>
      <w:r w:rsidR="006F36EA">
        <w:rPr>
          <w:rStyle w:val="CommentReference"/>
        </w:rPr>
        <w:commentReference w:id="301"/>
      </w:r>
      <w:r>
        <w:t>, even if you have audit logging disabled, you can still benefit from it through improved Undo-Redo messages.</w:t>
      </w:r>
    </w:p>
    <w:p w14:paraId="1715AAC3" w14:textId="1B6E1CF8" w:rsidR="006C5BD6" w:rsidRDefault="003D1A34" w:rsidP="003D1A34">
      <w:commentRangeStart w:id="302"/>
      <w:commentRangeStart w:id="303"/>
      <w:r>
        <w:t xml:space="preserve">Return to the audit log window. The next five messages under the Undo-Redo message are the </w:t>
      </w:r>
      <w:r w:rsidRPr="003D1A34">
        <w:rPr>
          <w:b/>
          <w:bCs/>
        </w:rPr>
        <w:t>All Info messages</w:t>
      </w:r>
      <w:r>
        <w:t>, which describe every change in detail.</w:t>
      </w:r>
      <w:r w:rsidR="000A5C19">
        <w:t xml:space="preserve"> Log messages will tell you exactly where a setting changed. For instance, the first message reads “Settings &gt; Transition Settings -- Prediction &gt; Collision energy changed from “None” to “Thermo TSQ Vantage”. Recall that this is exactly where we navigated earlier to select the collision energy.</w:t>
      </w:r>
      <w:r w:rsidR="008662B9">
        <w:t xml:space="preserve"> The “greater than” symbols indicate that a menu item, while the “--" indicates that what follows is a tab, such as the “Prediction” tab.</w:t>
      </w:r>
      <w:r w:rsidR="00985979">
        <w:t xml:space="preserve"> The next two messages describe how the Thermo TSQ Vantage collision energy is configured. This is not something we configured ourselves, however it is </w:t>
      </w:r>
      <w:r w:rsidR="004A0663">
        <w:t>required since users need to be able to reproduce this settings change even if they do not have the Thermo TSQ Vantage collision energy in their Skyline instance.</w:t>
      </w:r>
      <w:commentRangeEnd w:id="302"/>
      <w:r w:rsidR="008C1B82">
        <w:rPr>
          <w:rStyle w:val="CommentReference"/>
        </w:rPr>
        <w:commentReference w:id="302"/>
      </w:r>
      <w:r w:rsidR="004A0663">
        <w:t xml:space="preserve"> While this is a default collision energy, this is more useful when</w:t>
      </w:r>
      <w:r w:rsidR="00F0446C">
        <w:t xml:space="preserve"> </w:t>
      </w:r>
      <w:r w:rsidR="00B2024F">
        <w:t>one creates their own collision energy regression</w:t>
      </w:r>
      <w:r w:rsidR="00645581">
        <w:t xml:space="preserve">. </w:t>
      </w:r>
      <w:r w:rsidR="00B2024F">
        <w:t>The next two messages indicate the changes we made to the product ion selection.</w:t>
      </w:r>
      <w:r w:rsidR="00A36D99">
        <w:t xml:space="preserve"> Note that some of the changes </w:t>
      </w:r>
      <w:commentRangeStart w:id="304"/>
      <w:del w:id="305" w:author="Nat Brace" w:date="2019-11-13T13:43:00Z">
        <w:r w:rsidR="00A36D99" w:rsidDel="008C1B82">
          <w:delText>we</w:delText>
        </w:r>
        <w:commentRangeEnd w:id="304"/>
        <w:r w:rsidR="006F36EA" w:rsidDel="008C1B82">
          <w:rPr>
            <w:rStyle w:val="CommentReference"/>
          </w:rPr>
          <w:commentReference w:id="304"/>
        </w:r>
        <w:r w:rsidR="00A36D99" w:rsidDel="008C1B82">
          <w:delText xml:space="preserve"> made</w:delText>
        </w:r>
      </w:del>
      <w:r w:rsidR="00A36D99">
        <w:t xml:space="preserve"> are missing. For instance, we set the </w:t>
      </w:r>
      <w:ins w:id="306" w:author="Nat Brace" w:date="2019-11-13T14:02:00Z">
        <w:r w:rsidR="00767D2E">
          <w:t>P</w:t>
        </w:r>
      </w:ins>
      <w:del w:id="307" w:author="Nat Brace" w:date="2019-11-13T14:02:00Z">
        <w:r w:rsidR="00A36D99" w:rsidDel="00767D2E">
          <w:delText>P</w:delText>
        </w:r>
      </w:del>
      <w:r w:rsidR="00A36D99">
        <w:t>recursor mass and Product ion mass to Monoisotopic, but it is not shown in the log. This is because those were already set by default earlier, so to keep the audit log as concise as possible they are not displayed</w:t>
      </w:r>
      <w:r w:rsidR="00AB2952">
        <w:t>. Next look at the message above, which describes the changes we made to the Peptide Settings. Note that the Undo-Redo message is very descriptive, telling us about the isotope modification we added. That is because we only made one actual change, settings the internal standard type was a default setting.</w:t>
      </w:r>
      <w:r w:rsidR="007202D7">
        <w:t xml:space="preserve"> Looking below at the All Info messages, </w:t>
      </w:r>
      <w:bookmarkStart w:id="308" w:name="_GoBack"/>
      <w:r w:rsidR="007202D7">
        <w:t xml:space="preserve">we </w:t>
      </w:r>
      <w:bookmarkEnd w:id="308"/>
      <w:r w:rsidR="007202D7">
        <w:t xml:space="preserve">can see that the audit log contains the exact definition of the modification we added, despite us not having configured it manually. </w:t>
      </w:r>
      <w:r w:rsidR="0049349E">
        <w:t>Again,</w:t>
      </w:r>
      <w:r w:rsidR="007202D7">
        <w:t xml:space="preserve"> this is </w:t>
      </w:r>
      <w:proofErr w:type="gramStart"/>
      <w:r w:rsidR="007202D7">
        <w:t>in order for</w:t>
      </w:r>
      <w:proofErr w:type="gramEnd"/>
      <w:r w:rsidR="007202D7">
        <w:t xml:space="preserve"> users to be able to reproduce those changes in the future, even if they do not have this particular modification in their Skyline instance</w:t>
      </w:r>
      <w:r w:rsidR="00F0446C">
        <w:t>, in which case they would have to create it manually.</w:t>
      </w:r>
      <w:commentRangeEnd w:id="303"/>
      <w:r w:rsidR="00CA6FB9">
        <w:rPr>
          <w:rStyle w:val="CommentReference"/>
        </w:rPr>
        <w:commentReference w:id="303"/>
      </w:r>
    </w:p>
    <w:p w14:paraId="7C85D840" w14:textId="3B5E3786" w:rsidR="00815270" w:rsidDel="006F36EA" w:rsidRDefault="00815270" w:rsidP="003D1A34">
      <w:pPr>
        <w:rPr>
          <w:del w:id="309" w:author="brendanx" w:date="2019-11-08T16:10:00Z"/>
        </w:rPr>
      </w:pPr>
    </w:p>
    <w:p w14:paraId="090115B0" w14:textId="2884ED7E" w:rsidR="00815270" w:rsidDel="006F36EA" w:rsidRDefault="00815270" w:rsidP="003D1A34">
      <w:pPr>
        <w:rPr>
          <w:del w:id="310" w:author="brendanx" w:date="2019-11-08T16:10:00Z"/>
        </w:rPr>
      </w:pPr>
    </w:p>
    <w:p w14:paraId="5072218C" w14:textId="0E97CBC6" w:rsidR="00815270" w:rsidDel="006F36EA" w:rsidRDefault="00815270" w:rsidP="003D1A34">
      <w:pPr>
        <w:rPr>
          <w:del w:id="311" w:author="brendanx" w:date="2019-11-08T16:10:00Z"/>
        </w:rPr>
      </w:pPr>
    </w:p>
    <w:p w14:paraId="07F96529" w14:textId="70712BF7" w:rsidR="00815270" w:rsidDel="006F36EA" w:rsidRDefault="00815270" w:rsidP="003D1A34">
      <w:pPr>
        <w:rPr>
          <w:del w:id="312" w:author="brendanx" w:date="2019-11-08T16:10:00Z"/>
        </w:rPr>
      </w:pPr>
    </w:p>
    <w:p w14:paraId="77E98FC3" w14:textId="40B0960C" w:rsidR="00815270" w:rsidDel="006F36EA" w:rsidRDefault="00815270" w:rsidP="003D1A34">
      <w:pPr>
        <w:rPr>
          <w:del w:id="313" w:author="brendanx" w:date="2019-11-08T16:10:00Z"/>
        </w:rPr>
      </w:pPr>
    </w:p>
    <w:p w14:paraId="023FE5A6" w14:textId="517912D0" w:rsidR="00815270" w:rsidDel="006F36EA" w:rsidRDefault="00815270" w:rsidP="003D1A34">
      <w:pPr>
        <w:rPr>
          <w:del w:id="314" w:author="brendanx" w:date="2019-11-08T16:10:00Z"/>
        </w:rPr>
      </w:pPr>
    </w:p>
    <w:p w14:paraId="566923A2" w14:textId="2CD3A834" w:rsidR="00815270" w:rsidDel="006F36EA" w:rsidRDefault="00815270" w:rsidP="003D1A34">
      <w:pPr>
        <w:rPr>
          <w:del w:id="315" w:author="brendanx" w:date="2019-11-08T16:10:00Z"/>
        </w:rPr>
      </w:pPr>
    </w:p>
    <w:p w14:paraId="4EB3198E" w14:textId="77777777" w:rsidR="006F36EA" w:rsidRDefault="006F36EA" w:rsidP="003D1A34">
      <w:pPr>
        <w:rPr>
          <w:ins w:id="316" w:author="brendanx" w:date="2019-11-08T16:10:00Z"/>
          <w:b/>
          <w:bCs/>
        </w:rPr>
      </w:pPr>
    </w:p>
    <w:p w14:paraId="357BE388" w14:textId="4EE8A948" w:rsidR="006C5BD6" w:rsidRDefault="006C5BD6" w:rsidP="000F47B8">
      <w:pPr>
        <w:pStyle w:val="Heading1"/>
        <w:pPrChange w:id="317" w:author="Nat Brace" w:date="2019-11-13T15:10:00Z">
          <w:pPr/>
        </w:pPrChange>
      </w:pPr>
      <w:r>
        <w:lastRenderedPageBreak/>
        <w:t>Undoing changes through the audit log</w:t>
      </w:r>
    </w:p>
    <w:p w14:paraId="5341EE2C" w14:textId="77777777" w:rsidR="006F36EA" w:rsidRDefault="005E410B" w:rsidP="003D1A34">
      <w:pPr>
        <w:rPr>
          <w:ins w:id="318" w:author="brendanx" w:date="2019-11-08T16:12:00Z"/>
        </w:rPr>
      </w:pPr>
      <w:r>
        <w:t>Again,</w:t>
      </w:r>
      <w:r w:rsidR="00946CFE">
        <w:t xml:space="preserve"> looking at the audit log form, you should see that there is a single arrow next to the audit log entry at the top that describes the peptides settings changes.</w:t>
      </w:r>
      <w:r w:rsidR="00815270">
        <w:t xml:space="preserve"> This is the same arrow</w:t>
      </w:r>
      <w:del w:id="319" w:author="brendanx" w:date="2019-11-08T16:11:00Z">
        <w:r w:rsidR="00815270" w:rsidDel="006F36EA">
          <w:delText>s</w:delText>
        </w:r>
      </w:del>
      <w:r w:rsidR="00815270">
        <w:t xml:space="preserve"> as</w:t>
      </w:r>
      <w:del w:id="320" w:author="brendanx" w:date="2019-11-08T16:11:00Z">
        <w:r w:rsidR="00815270" w:rsidDel="006F36EA">
          <w:delText xml:space="preserve"> the one found earlier when we inspected the </w:delText>
        </w:r>
        <w:r w:rsidR="00815270" w:rsidRPr="00815270" w:rsidDel="006F36EA">
          <w:rPr>
            <w:b/>
            <w:bCs/>
          </w:rPr>
          <w:delText>Undo redo</w:delText>
        </w:r>
        <w:r w:rsidR="00815270" w:rsidDel="006F36EA">
          <w:delText xml:space="preserve"> messages</w:delText>
        </w:r>
      </w:del>
      <w:ins w:id="321" w:author="brendanx" w:date="2019-11-08T16:11:00Z">
        <w:r w:rsidR="006F36EA">
          <w:t xml:space="preserve"> on the </w:t>
        </w:r>
      </w:ins>
      <w:ins w:id="322" w:author="brendanx" w:date="2019-11-08T16:12:00Z">
        <w:r w:rsidR="006F36EA">
          <w:rPr>
            <w:b/>
          </w:rPr>
          <w:t>Undo</w:t>
        </w:r>
        <w:r w:rsidR="006F36EA">
          <w:t xml:space="preserve"> button on the toolbar</w:t>
        </w:r>
      </w:ins>
      <w:r w:rsidR="00815270">
        <w:t xml:space="preserve">. </w:t>
      </w:r>
    </w:p>
    <w:p w14:paraId="3BDD80C4" w14:textId="77777777" w:rsidR="006F36EA" w:rsidRDefault="00815270">
      <w:pPr>
        <w:pStyle w:val="ListParagraph"/>
        <w:numPr>
          <w:ilvl w:val="0"/>
          <w:numId w:val="11"/>
        </w:numPr>
        <w:rPr>
          <w:ins w:id="323" w:author="brendanx" w:date="2019-11-08T16:12:00Z"/>
        </w:rPr>
        <w:pPrChange w:id="324" w:author="brendanx" w:date="2019-11-08T16:12:00Z">
          <w:pPr/>
        </w:pPrChange>
      </w:pPr>
      <w:r>
        <w:t>Click the arrow</w:t>
      </w:r>
      <w:ins w:id="325" w:author="brendanx" w:date="2019-11-08T16:12:00Z">
        <w:r w:rsidR="006F36EA">
          <w:t xml:space="preserve"> in the Audit Log grid</w:t>
        </w:r>
      </w:ins>
    </w:p>
    <w:p w14:paraId="29E09566" w14:textId="0569F7EA" w:rsidR="00815270" w:rsidRDefault="00815270">
      <w:del w:id="326" w:author="brendanx" w:date="2019-11-08T16:13:00Z">
        <w:r w:rsidDel="006F36EA">
          <w:delText>, which</w:delText>
        </w:r>
      </w:del>
      <w:ins w:id="327" w:author="brendanx" w:date="2019-11-08T16:13:00Z">
        <w:r w:rsidR="006F36EA">
          <w:t>This</w:t>
        </w:r>
      </w:ins>
      <w:r>
        <w:t xml:space="preserve"> should make the audit log entry disappear and undo the change.</w:t>
      </w:r>
    </w:p>
    <w:p w14:paraId="4F07BC03" w14:textId="77777777" w:rsidR="006F36EA" w:rsidRDefault="00815270" w:rsidP="003D1A34">
      <w:pPr>
        <w:rPr>
          <w:ins w:id="328" w:author="brendanx" w:date="2019-11-08T16:15:00Z"/>
        </w:rPr>
      </w:pPr>
      <w:r>
        <w:t xml:space="preserve">Return to the main Skyline window and you should see the </w:t>
      </w:r>
      <w:ins w:id="329" w:author="brendanx" w:date="2019-11-08T16:13:00Z">
        <w:r w:rsidR="006F36EA" w:rsidRPr="006F36EA">
          <w:rPr>
            <w:b/>
          </w:rPr>
          <w:t>Redo</w:t>
        </w:r>
        <w:r w:rsidR="006F36EA">
          <w:t xml:space="preserve"> button on the toolbar, the </w:t>
        </w:r>
      </w:ins>
      <w:r w:rsidRPr="006F36EA">
        <w:t>previously</w:t>
      </w:r>
      <w:r>
        <w:t xml:space="preserve"> grey arrow pointing to the right</w:t>
      </w:r>
      <w:ins w:id="330" w:author="brendanx" w:date="2019-11-08T16:14:00Z">
        <w:r w:rsidR="006F36EA">
          <w:t>,</w:t>
        </w:r>
      </w:ins>
      <w:r>
        <w:t xml:space="preserve"> turn blue. </w:t>
      </w:r>
    </w:p>
    <w:p w14:paraId="2586FA94" w14:textId="77777777" w:rsidR="006F36EA" w:rsidRDefault="00815270">
      <w:pPr>
        <w:pStyle w:val="ListParagraph"/>
        <w:numPr>
          <w:ilvl w:val="0"/>
          <w:numId w:val="11"/>
        </w:numPr>
        <w:rPr>
          <w:ins w:id="331" w:author="brendanx" w:date="2019-11-08T16:15:00Z"/>
        </w:rPr>
        <w:pPrChange w:id="332" w:author="brendanx" w:date="2019-11-08T16:15:00Z">
          <w:pPr/>
        </w:pPrChange>
      </w:pPr>
      <w:r>
        <w:t>Click on the small black arrow</w:t>
      </w:r>
      <w:ins w:id="333" w:author="brendanx" w:date="2019-11-08T16:14:00Z">
        <w:r w:rsidR="006F36EA">
          <w:t>head</w:t>
        </w:r>
      </w:ins>
      <w:r>
        <w:t xml:space="preserve"> to the right of it</w:t>
      </w:r>
      <w:ins w:id="334" w:author="brendanx" w:date="2019-11-08T16:15:00Z">
        <w:r w:rsidR="006F36EA">
          <w:t>.</w:t>
        </w:r>
      </w:ins>
    </w:p>
    <w:p w14:paraId="459E1665" w14:textId="39070CCF" w:rsidR="00815270" w:rsidRDefault="00815270">
      <w:del w:id="335" w:author="brendanx" w:date="2019-11-08T16:15:00Z">
        <w:r w:rsidDel="006F36EA">
          <w:delText xml:space="preserve"> </w:delText>
        </w:r>
      </w:del>
      <w:ins w:id="336" w:author="brendanx" w:date="2019-11-08T16:15:00Z">
        <w:r w:rsidR="006F36EA">
          <w:t>T</w:t>
        </w:r>
      </w:ins>
      <w:del w:id="337" w:author="brendanx" w:date="2019-11-08T16:15:00Z">
        <w:r w:rsidDel="006F36EA">
          <w:delText>t</w:delText>
        </w:r>
      </w:del>
      <w:r>
        <w:t xml:space="preserve">o see the </w:t>
      </w:r>
      <w:r w:rsidR="0002561F">
        <w:t>dropdown list</w:t>
      </w:r>
      <w:r>
        <w:t xml:space="preserve"> of changes </w:t>
      </w:r>
      <w:del w:id="338" w:author="brendanx" w:date="2019-11-08T16:14:00Z">
        <w:r w:rsidDel="006F36EA">
          <w:delText xml:space="preserve">we </w:delText>
        </w:r>
      </w:del>
      <w:ins w:id="339" w:author="brendanx" w:date="2019-11-08T16:14:00Z">
        <w:r w:rsidR="006F36EA">
          <w:t xml:space="preserve">you </w:t>
        </w:r>
      </w:ins>
      <w:r>
        <w:t>can redo</w:t>
      </w:r>
      <w:ins w:id="340" w:author="brendanx" w:date="2019-11-08T16:15:00Z">
        <w:r w:rsidR="006F36EA">
          <w:t>, as shown below</w:t>
        </w:r>
      </w:ins>
      <w:r>
        <w:t>.</w:t>
      </w:r>
    </w:p>
    <w:p w14:paraId="2111E7EA" w14:textId="5CC0873C" w:rsidR="00815270" w:rsidRDefault="00815270" w:rsidP="009937A4">
      <w:pPr>
        <w:pPrChange w:id="341" w:author="Nat Brace" w:date="2019-11-13T15:32:00Z">
          <w:pPr>
            <w:jc w:val="center"/>
          </w:pPr>
        </w:pPrChange>
      </w:pPr>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7777777" w:rsidR="006F36EA" w:rsidRDefault="00815270" w:rsidP="00815270">
      <w:pPr>
        <w:rPr>
          <w:ins w:id="342" w:author="brendanx" w:date="2019-11-08T16:16:00Z"/>
        </w:rPr>
      </w:pPr>
      <w:del w:id="343" w:author="brendanx" w:date="2019-11-08T16:14:00Z">
        <w:r w:rsidDel="006F36EA">
          <w:delText xml:space="preserve">We </w:delText>
        </w:r>
      </w:del>
      <w:ins w:id="344" w:author="brendanx" w:date="2019-11-08T16:14:00Z">
        <w:r w:rsidR="006F36EA">
          <w:t>Y</w:t>
        </w:r>
      </w:ins>
      <w:ins w:id="345" w:author="brendanx" w:date="2019-11-08T16:15:00Z">
        <w:r w:rsidR="006F36EA">
          <w:t>ou</w:t>
        </w:r>
      </w:ins>
      <w:ins w:id="346" w:author="brendanx" w:date="2019-11-08T16:14:00Z">
        <w:r w:rsidR="006F36EA">
          <w:t xml:space="preserve"> </w:t>
        </w:r>
      </w:ins>
      <w:r>
        <w:t>can see the change</w:t>
      </w:r>
      <w:del w:id="347" w:author="brendanx" w:date="2019-11-08T16:15:00Z">
        <w:r w:rsidDel="006F36EA">
          <w:delText>s</w:delText>
        </w:r>
      </w:del>
      <w:r>
        <w:t xml:space="preserve"> </w:t>
      </w:r>
      <w:del w:id="348" w:author="brendanx" w:date="2019-11-08T16:15:00Z">
        <w:r w:rsidDel="006F36EA">
          <w:delText xml:space="preserve">we </w:delText>
        </w:r>
      </w:del>
      <w:ins w:id="349" w:author="brendanx" w:date="2019-11-08T16:15:00Z">
        <w:r w:rsidR="006F36EA">
          <w:t xml:space="preserve">you </w:t>
        </w:r>
      </w:ins>
      <w:r>
        <w:t xml:space="preserve">just undid through the </w:t>
      </w:r>
      <w:del w:id="350" w:author="brendanx" w:date="2019-11-08T16:16:00Z">
        <w:r w:rsidRPr="006F36EA" w:rsidDel="006F36EA">
          <w:rPr>
            <w:b/>
            <w:rPrChange w:id="351" w:author="brendanx" w:date="2019-11-08T16:17:00Z">
              <w:rPr/>
            </w:rPrChange>
          </w:rPr>
          <w:delText xml:space="preserve">audit </w:delText>
        </w:r>
      </w:del>
      <w:ins w:id="352" w:author="brendanx" w:date="2019-11-08T16:16:00Z">
        <w:r w:rsidR="006F36EA" w:rsidRPr="006F36EA">
          <w:rPr>
            <w:b/>
            <w:rPrChange w:id="353" w:author="brendanx" w:date="2019-11-08T16:17:00Z">
              <w:rPr/>
            </w:rPrChange>
          </w:rPr>
          <w:t xml:space="preserve">Audit </w:t>
        </w:r>
      </w:ins>
      <w:del w:id="354" w:author="brendanx" w:date="2019-11-08T16:16:00Z">
        <w:r w:rsidRPr="006F36EA" w:rsidDel="006F36EA">
          <w:rPr>
            <w:b/>
            <w:rPrChange w:id="355" w:author="brendanx" w:date="2019-11-08T16:17:00Z">
              <w:rPr/>
            </w:rPrChange>
          </w:rPr>
          <w:delText>log</w:delText>
        </w:r>
      </w:del>
      <w:ins w:id="356" w:author="brendanx" w:date="2019-11-08T16:16:00Z">
        <w:r w:rsidR="006F36EA" w:rsidRPr="006F36EA">
          <w:rPr>
            <w:b/>
            <w:rPrChange w:id="357" w:author="brendanx" w:date="2019-11-08T16:17:00Z">
              <w:rPr/>
            </w:rPrChange>
          </w:rPr>
          <w:t>Log</w:t>
        </w:r>
        <w:r w:rsidR="006F36EA">
          <w:t xml:space="preserve"> grid</w:t>
        </w:r>
      </w:ins>
      <w:r>
        <w:t>.</w:t>
      </w:r>
    </w:p>
    <w:p w14:paraId="207803D9" w14:textId="77777777" w:rsidR="006F36EA" w:rsidRDefault="00815270">
      <w:pPr>
        <w:pStyle w:val="ListParagraph"/>
        <w:numPr>
          <w:ilvl w:val="0"/>
          <w:numId w:val="11"/>
        </w:numPr>
        <w:rPr>
          <w:ins w:id="358" w:author="brendanx" w:date="2019-11-08T16:16:00Z"/>
        </w:rPr>
        <w:pPrChange w:id="359" w:author="brendanx" w:date="2019-11-08T16:16:00Z">
          <w:pPr/>
        </w:pPrChange>
      </w:pPr>
      <w:del w:id="360" w:author="brendanx" w:date="2019-11-08T16:16:00Z">
        <w:r w:rsidDel="006F36EA">
          <w:delText xml:space="preserve"> </w:delText>
        </w:r>
      </w:del>
      <w:r>
        <w:t xml:space="preserve">Click on the change to redo. </w:t>
      </w:r>
    </w:p>
    <w:p w14:paraId="561FC471" w14:textId="75BDFB20" w:rsidR="005E410B" w:rsidRDefault="00815270">
      <w:r>
        <w:t xml:space="preserve">Now return to the </w:t>
      </w:r>
      <w:ins w:id="361" w:author="brendanx" w:date="2019-11-08T16:16:00Z">
        <w:r w:rsidR="006F36EA" w:rsidRPr="006F36EA">
          <w:rPr>
            <w:b/>
            <w:rPrChange w:id="362" w:author="brendanx" w:date="2019-11-08T16:16:00Z">
              <w:rPr/>
            </w:rPrChange>
          </w:rPr>
          <w:t>A</w:t>
        </w:r>
      </w:ins>
      <w:del w:id="363" w:author="brendanx" w:date="2019-11-08T16:16:00Z">
        <w:r w:rsidRPr="006F36EA" w:rsidDel="006F36EA">
          <w:rPr>
            <w:b/>
            <w:rPrChange w:id="364" w:author="brendanx" w:date="2019-11-08T16:16:00Z">
              <w:rPr/>
            </w:rPrChange>
          </w:rPr>
          <w:delText>a</w:delText>
        </w:r>
      </w:del>
      <w:r w:rsidRPr="006F36EA">
        <w:rPr>
          <w:b/>
          <w:rPrChange w:id="365" w:author="brendanx" w:date="2019-11-08T16:16:00Z">
            <w:rPr/>
          </w:rPrChange>
        </w:rPr>
        <w:t xml:space="preserve">udit </w:t>
      </w:r>
      <w:del w:id="366" w:author="brendanx" w:date="2019-11-08T16:16:00Z">
        <w:r w:rsidRPr="006F36EA" w:rsidDel="006F36EA">
          <w:rPr>
            <w:b/>
            <w:rPrChange w:id="367" w:author="brendanx" w:date="2019-11-08T16:16:00Z">
              <w:rPr/>
            </w:rPrChange>
          </w:rPr>
          <w:delText xml:space="preserve">log </w:delText>
        </w:r>
      </w:del>
      <w:ins w:id="368" w:author="brendanx" w:date="2019-11-08T16:16:00Z">
        <w:r w:rsidR="006F36EA" w:rsidRPr="006F36EA">
          <w:rPr>
            <w:b/>
            <w:rPrChange w:id="369" w:author="brendanx" w:date="2019-11-08T16:16:00Z">
              <w:rPr/>
            </w:rPrChange>
          </w:rPr>
          <w:t>Log</w:t>
        </w:r>
        <w:r w:rsidR="006F36EA">
          <w:t xml:space="preserve"> </w:t>
        </w:r>
      </w:ins>
      <w:del w:id="370" w:author="brendanx" w:date="2019-11-08T16:16:00Z">
        <w:r w:rsidDel="006F36EA">
          <w:delText xml:space="preserve">window </w:delText>
        </w:r>
      </w:del>
      <w:ins w:id="371" w:author="brendanx" w:date="2019-11-08T16:16:00Z">
        <w:r w:rsidR="006F36EA">
          <w:t xml:space="preserve">grid </w:t>
        </w:r>
      </w:ins>
      <w:r>
        <w:t>and you will see that the audit log entry is back.</w:t>
      </w:r>
      <w:r w:rsidR="00B62D84">
        <w:t xml:space="preserve"> Note that next to the other audit log entry are two undo arrows. This indicates that if you undo this change, all changes </w:t>
      </w:r>
      <w:del w:id="372" w:author="brendanx" w:date="2019-11-08T16:17:00Z">
        <w:r w:rsidR="00B62D84" w:rsidDel="006F36EA">
          <w:delText>in the future</w:delText>
        </w:r>
      </w:del>
      <w:ins w:id="373" w:author="brendanx" w:date="2019-11-08T16:17:00Z">
        <w:r w:rsidR="006F36EA">
          <w:t>made after this one</w:t>
        </w:r>
      </w:ins>
      <w:r w:rsidR="00B62D84">
        <w:t xml:space="preserve"> will also be undo</w:t>
      </w:r>
      <w:ins w:id="374" w:author="brendanx" w:date="2019-11-08T16:18:00Z">
        <w:r w:rsidR="006F36EA">
          <w:t>ne</w:t>
        </w:r>
      </w:ins>
      <w:r w:rsidR="00B62D84">
        <w:t xml:space="preserve">. In this case undoing the </w:t>
      </w:r>
      <w:ins w:id="375" w:author="brendanx" w:date="2019-11-08T16:18:00Z">
        <w:r w:rsidR="006F36EA">
          <w:t>t</w:t>
        </w:r>
      </w:ins>
      <w:del w:id="376" w:author="brendanx" w:date="2019-11-08T16:18:00Z">
        <w:r w:rsidR="00B62D84" w:rsidDel="006F36EA">
          <w:delText>T</w:delText>
        </w:r>
      </w:del>
      <w:r w:rsidR="00B62D84">
        <w:t xml:space="preserve">ransition settings change entry will also undo the </w:t>
      </w:r>
      <w:ins w:id="377" w:author="brendanx" w:date="2019-11-08T16:18:00Z">
        <w:r w:rsidR="006F36EA">
          <w:t>p</w:t>
        </w:r>
      </w:ins>
      <w:del w:id="378" w:author="brendanx" w:date="2019-11-08T16:18:00Z">
        <w:r w:rsidR="00B62D84" w:rsidDel="006F36EA">
          <w:delText>P</w:delText>
        </w:r>
      </w:del>
      <w:r w:rsidR="00B62D84">
        <w:t>eptide settings change entry.</w:t>
      </w:r>
      <w:r w:rsidR="00075A0E">
        <w:t xml:space="preserve"> This </w:t>
      </w:r>
      <w:del w:id="379" w:author="brendanx" w:date="2019-11-08T16:18:00Z">
        <w:r w:rsidR="00075A0E" w:rsidDel="0032127A">
          <w:delText>has to do with the Skyline document model and is beyond the scope of this tutorial</w:delText>
        </w:r>
      </w:del>
      <w:ins w:id="380" w:author="brendanx" w:date="2019-11-08T16:18:00Z">
        <w:r w:rsidR="0032127A">
          <w:t xml:space="preserve">exactly how Undo works when using the </w:t>
        </w:r>
      </w:ins>
      <w:ins w:id="381" w:author="brendanx" w:date="2019-11-08T16:19:00Z">
        <w:r w:rsidR="0032127A">
          <w:t>Undo dropdown list in the toolbar</w:t>
        </w:r>
      </w:ins>
      <w:r w:rsidR="00075A0E">
        <w:t>.</w:t>
      </w:r>
      <w:ins w:id="382" w:author="brendanx" w:date="2019-11-08T16:19:00Z">
        <w:r w:rsidR="0032127A">
          <w:t xml:space="preserve"> You can undo back to a certain point in the document history, but you cannot revert a single change in the</w:t>
        </w:r>
      </w:ins>
      <w:ins w:id="383" w:author="brendanx" w:date="2019-11-08T16:20:00Z">
        <w:r w:rsidR="0032127A">
          <w:t xml:space="preserve"> middle of the</w:t>
        </w:r>
      </w:ins>
      <w:ins w:id="384" w:author="brendanx" w:date="2019-11-08T16:19:00Z">
        <w:r w:rsidR="0032127A">
          <w:t xml:space="preserve"> list.</w:t>
        </w:r>
      </w:ins>
      <w:del w:id="385" w:author="brendanx" w:date="2019-11-08T16:20:00Z">
        <w:r w:rsidR="00075A0E" w:rsidDel="0032127A">
          <w:delText xml:space="preserve"> If you are interested in why this is the case, refer to the Audit logging paper</w:delText>
        </w:r>
        <w:r w:rsidR="005E410B" w:rsidDel="0032127A">
          <w:delText>.</w:delText>
        </w:r>
      </w:del>
      <w:r w:rsidR="000D7F36">
        <w:t xml:space="preserve"> Note that once you close Skyline and open the document, those undo arrows will disappear from the audit log, since only changes made during your current Skyline session can be un- or redone</w:t>
      </w:r>
      <w:ins w:id="386" w:author="brendanx" w:date="2019-11-08T16:20:00Z">
        <w:r w:rsidR="0032127A">
          <w:t xml:space="preserve">, again consistent with the </w:t>
        </w:r>
      </w:ins>
      <w:ins w:id="387" w:author="brendanx" w:date="2019-11-08T16:21:00Z">
        <w:r w:rsidR="0032127A">
          <w:rPr>
            <w:b/>
          </w:rPr>
          <w:t>Undo</w:t>
        </w:r>
        <w:r w:rsidR="0032127A">
          <w:t xml:space="preserve"> and </w:t>
        </w:r>
        <w:r w:rsidR="0032127A">
          <w:rPr>
            <w:b/>
          </w:rPr>
          <w:t>Redo</w:t>
        </w:r>
        <w:r w:rsidR="0032127A">
          <w:t xml:space="preserve"> buttons and menu items.</w:t>
        </w:r>
      </w:ins>
      <w:del w:id="388" w:author="brendanx" w:date="2019-11-08T16:20:00Z">
        <w:r w:rsidR="000D7F36" w:rsidDel="0032127A">
          <w:delText>.</w:delText>
        </w:r>
      </w:del>
    </w:p>
    <w:p w14:paraId="6BB8A1C2" w14:textId="7BE4E41C" w:rsidR="000D7F36" w:rsidRDefault="000D7F36" w:rsidP="000F47B8">
      <w:pPr>
        <w:pStyle w:val="Heading1"/>
        <w:pPrChange w:id="389" w:author="Nat Brace" w:date="2019-11-13T15:10:00Z">
          <w:pPr/>
        </w:pPrChange>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ins w:id="390" w:author="brendanx" w:date="2019-11-08T16:21:00Z">
        <w:r w:rsidR="0032127A">
          <w:rPr>
            <w:bCs/>
          </w:rPr>
          <w:t>.</w:t>
        </w:r>
      </w:ins>
    </w:p>
    <w:p w14:paraId="02A84059" w14:textId="098DB6A0" w:rsidR="0032127A" w:rsidRDefault="000D7F36">
      <w:pPr>
        <w:pStyle w:val="ListParagraph"/>
        <w:numPr>
          <w:ilvl w:val="0"/>
          <w:numId w:val="4"/>
        </w:numPr>
      </w:pPr>
      <w:r>
        <w:t xml:space="preserve">Copy </w:t>
      </w:r>
      <w:ins w:id="391" w:author="Nat Brace" w:date="2019-11-13T14:04:00Z">
        <w:r w:rsidR="00767D2E" w:rsidRPr="00FA7E89">
          <w:t>“</w:t>
        </w:r>
      </w:ins>
      <w:r w:rsidRPr="00767D2E">
        <w:rPr>
          <w:rPrChange w:id="392" w:author="Nat Brace" w:date="2019-11-13T14:05:00Z">
            <w:rPr>
              <w:i/>
              <w:iCs/>
            </w:rPr>
          </w:rPrChange>
        </w:rPr>
        <w:t>IEAIPQIDK</w:t>
      </w:r>
      <w:ins w:id="393" w:author="Nat Brace" w:date="2019-11-13T14:04:00Z">
        <w:r w:rsidR="00767D2E" w:rsidRPr="00767D2E">
          <w:rPr>
            <w:rPrChange w:id="394" w:author="Nat Brace" w:date="2019-11-13T14:05:00Z">
              <w:rPr>
                <w:i/>
                <w:iCs/>
              </w:rPr>
            </w:rPrChange>
          </w:rPr>
          <w:t>”</w:t>
        </w:r>
      </w:ins>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ins w:id="395" w:author="brendanx" w:date="2019-11-08T16:21:00Z">
        <w:r w:rsidR="0032127A">
          <w:t>.</w:t>
        </w:r>
      </w:ins>
    </w:p>
    <w:p w14:paraId="0FD35285" w14:textId="18D06A26" w:rsidR="000D7F36" w:rsidRDefault="000D7F36" w:rsidP="000D7F36">
      <w:pPr>
        <w:pStyle w:val="ListParagraph"/>
        <w:numPr>
          <w:ilvl w:val="0"/>
          <w:numId w:val="4"/>
        </w:numPr>
      </w:pPr>
      <w:r>
        <w:t xml:space="preserve">Copy </w:t>
      </w:r>
      <w:ins w:id="396" w:author="Nat Brace" w:date="2019-11-13T14:05:00Z">
        <w:r w:rsidR="00767D2E" w:rsidRPr="00FA7E89">
          <w:t>“</w:t>
        </w:r>
      </w:ins>
      <w:r w:rsidRPr="00767D2E">
        <w:rPr>
          <w:rPrChange w:id="397" w:author="Nat Brace" w:date="2019-11-13T14:05:00Z">
            <w:rPr>
              <w:i/>
              <w:iCs/>
            </w:rPr>
          </w:rPrChange>
        </w:rPr>
        <w:t>GST-tag</w:t>
      </w:r>
      <w:ins w:id="398" w:author="Nat Brace" w:date="2019-11-13T14:05:00Z">
        <w:r w:rsidR="00767D2E" w:rsidRPr="00767D2E">
          <w:rPr>
            <w:rPrChange w:id="399" w:author="Nat Brace" w:date="2019-11-13T14:05:00Z">
              <w:rPr>
                <w:i/>
                <w:iCs/>
              </w:rPr>
            </w:rPrChange>
          </w:rPr>
          <w:t>”</w:t>
        </w:r>
      </w:ins>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ins w:id="400" w:author="brendanx" w:date="2019-11-08T16:21:00Z">
        <w:r w:rsidR="0032127A">
          <w:t>.</w:t>
        </w:r>
      </w:ins>
    </w:p>
    <w:p w14:paraId="53A46882" w14:textId="01BC0764" w:rsidR="004F1EAF" w:rsidDel="0032127A" w:rsidRDefault="004F1EAF" w:rsidP="000D7F36">
      <w:pPr>
        <w:pStyle w:val="ListParagraph"/>
        <w:numPr>
          <w:ilvl w:val="0"/>
          <w:numId w:val="4"/>
        </w:numPr>
        <w:rPr>
          <w:del w:id="401" w:author="brendanx" w:date="2019-11-08T16:22:00Z"/>
        </w:rPr>
      </w:pPr>
      <w:del w:id="402" w:author="brendanx" w:date="2019-11-08T16:22:00Z">
        <w:r w:rsidDel="0032127A">
          <w:delText xml:space="preserve">Click the </w:delText>
        </w:r>
        <w:r w:rsidDel="0032127A">
          <w:rPr>
            <w:b/>
            <w:bCs/>
          </w:rPr>
          <w:delText>Insert</w:delText>
        </w:r>
        <w:r w:rsidDel="0032127A">
          <w:delText xml:space="preserve"> button</w:delText>
        </w:r>
      </w:del>
    </w:p>
    <w:p w14:paraId="6176F463" w14:textId="28FD913D" w:rsidR="004F1EAF" w:rsidRDefault="004F1EAF" w:rsidP="004F1EAF">
      <w:r>
        <w:t>The form should look as follows:</w:t>
      </w:r>
    </w:p>
    <w:p w14:paraId="22B9A4DB" w14:textId="16D985EC" w:rsidR="004F1EAF" w:rsidRPr="000D7F36" w:rsidDel="0032127A" w:rsidRDefault="004F1EAF" w:rsidP="004F1EAF">
      <w:pPr>
        <w:rPr>
          <w:del w:id="403" w:author="brendanx" w:date="2019-11-08T16:22:00Z"/>
        </w:rPr>
      </w:pPr>
      <w:r>
        <w:rPr>
          <w:noProof/>
        </w:rPr>
        <w:lastRenderedPageBreak/>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379C9B99" w14:textId="77777777" w:rsidR="004F1EAF" w:rsidDel="0032127A" w:rsidRDefault="004F1EAF" w:rsidP="004F1EAF">
      <w:pPr>
        <w:rPr>
          <w:del w:id="404" w:author="brendanx" w:date="2019-11-08T16:22:00Z"/>
        </w:rPr>
      </w:pPr>
    </w:p>
    <w:p w14:paraId="3119E0CA" w14:textId="77777777" w:rsidR="004F1EAF" w:rsidRDefault="004F1EAF" w:rsidP="004F1EAF"/>
    <w:p w14:paraId="257446A5" w14:textId="77777777" w:rsidR="0032127A" w:rsidRDefault="0032127A" w:rsidP="0032127A">
      <w:pPr>
        <w:pStyle w:val="ListParagraph"/>
        <w:numPr>
          <w:ilvl w:val="0"/>
          <w:numId w:val="4"/>
        </w:numPr>
        <w:rPr>
          <w:ins w:id="405" w:author="brendanx" w:date="2019-11-08T16:22:00Z"/>
        </w:rPr>
      </w:pPr>
      <w:ins w:id="406" w:author="brendanx" w:date="2019-11-08T16:22:00Z">
        <w:r>
          <w:t xml:space="preserve">Click the </w:t>
        </w:r>
        <w:r>
          <w:rPr>
            <w:b/>
            <w:bCs/>
          </w:rPr>
          <w:t>Insert</w:t>
        </w:r>
        <w:r>
          <w:t xml:space="preserve"> button.</w:t>
        </w:r>
      </w:ins>
    </w:p>
    <w:p w14:paraId="28CDF696" w14:textId="77777777" w:rsidR="004F1EAF" w:rsidDel="0032127A" w:rsidRDefault="004F1EAF" w:rsidP="004F1EAF">
      <w:pPr>
        <w:rPr>
          <w:del w:id="407" w:author="brendanx" w:date="2019-11-08T16:22:00Z"/>
        </w:rPr>
      </w:pPr>
    </w:p>
    <w:p w14:paraId="55E98D80" w14:textId="77777777" w:rsidR="004F1EAF" w:rsidDel="0032127A" w:rsidRDefault="004F1EAF" w:rsidP="004F1EAF">
      <w:pPr>
        <w:rPr>
          <w:del w:id="408" w:author="brendanx" w:date="2019-11-08T16:22:00Z"/>
        </w:rPr>
      </w:pPr>
    </w:p>
    <w:p w14:paraId="51A9CFDE" w14:textId="77777777" w:rsidR="004F1EAF" w:rsidRDefault="004F1EAF" w:rsidP="004F1EAF"/>
    <w:p w14:paraId="57CC19CB" w14:textId="0BFA73D0" w:rsidR="004F1EAF" w:rsidRDefault="004F1EAF" w:rsidP="004F1EAF">
      <w:r>
        <w:t xml:space="preserve">The </w:t>
      </w:r>
      <w:r w:rsidRPr="00E614CF">
        <w:rPr>
          <w:b/>
          <w:bCs/>
          <w:rPrChange w:id="409" w:author="Nat Brace" w:date="2019-11-13T15:49:00Z">
            <w:rPr/>
          </w:rPrChange>
        </w:rPr>
        <w:t xml:space="preserve">Targets </w:t>
      </w:r>
      <w:r>
        <w:t>window should show the newly added peptide</w:t>
      </w:r>
      <w:ins w:id="410" w:author="brendanx" w:date="2019-11-08T16:23:00Z">
        <w:r w:rsidR="0032127A">
          <w:t xml:space="preserve"> with a light and a heavy labeled precursor</w:t>
        </w:r>
      </w:ins>
      <w:ins w:id="411" w:author="Nat Brace" w:date="2019-11-13T15:49:00Z">
        <w:r w:rsidR="002932D1">
          <w:t xml:space="preserve"> (use the + </w:t>
        </w:r>
        <w:r w:rsidR="00E614CF">
          <w:t>buttons to expand the view if necessary)</w:t>
        </w:r>
      </w:ins>
      <w:r>
        <w:t>:</w:t>
      </w:r>
    </w:p>
    <w:p w14:paraId="2FB7EB73" w14:textId="48DE41ED" w:rsidR="004F1EAF" w:rsidRPr="004F1EAF" w:rsidRDefault="004F1EAF" w:rsidP="009937A4">
      <w:pPr>
        <w:pPrChange w:id="412" w:author="Nat Brace" w:date="2019-11-13T15:32:00Z">
          <w:pPr>
            <w:jc w:val="center"/>
          </w:pPr>
        </w:pPrChange>
      </w:pPr>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34C31869" w:rsidR="003C08B5" w:rsidRDefault="004F1EAF" w:rsidP="003C08B5">
      <w:r>
        <w:t xml:space="preserve">Note that </w:t>
      </w:r>
      <w:r w:rsidR="003C08B5">
        <w:t xml:space="preserve">the transition groups and transitions were expanded in the above screenshot. </w:t>
      </w:r>
      <w:del w:id="413" w:author="brendanx" w:date="2019-11-08T16:23:00Z">
        <w:r w:rsidR="003C08B5" w:rsidDel="0032127A">
          <w:delText>Next navigate to the audit lo</w:delText>
        </w:r>
      </w:del>
      <w:ins w:id="414" w:author="brendanx" w:date="2019-11-08T16:23:00Z">
        <w:r w:rsidR="0032127A">
          <w:t xml:space="preserve">Refer to the </w:t>
        </w:r>
        <w:r w:rsidR="0032127A" w:rsidRPr="0032127A">
          <w:rPr>
            <w:b/>
            <w:rPrChange w:id="415" w:author="brendanx" w:date="2019-11-08T16:24:00Z">
              <w:rPr/>
            </w:rPrChange>
          </w:rPr>
          <w:t>Audit L</w:t>
        </w:r>
      </w:ins>
      <w:ins w:id="416" w:author="brendanx" w:date="2019-11-08T16:24:00Z">
        <w:r w:rsidR="0032127A" w:rsidRPr="0032127A">
          <w:rPr>
            <w:b/>
            <w:rPrChange w:id="417" w:author="brendanx" w:date="2019-11-08T16:24:00Z">
              <w:rPr/>
            </w:rPrChange>
          </w:rPr>
          <w:t>o</w:t>
        </w:r>
      </w:ins>
      <w:r w:rsidR="003C08B5" w:rsidRPr="0032127A">
        <w:rPr>
          <w:b/>
          <w:rPrChange w:id="418" w:author="brendanx" w:date="2019-11-08T16:24:00Z">
            <w:rPr/>
          </w:rPrChange>
        </w:rPr>
        <w:t>g</w:t>
      </w:r>
      <w:ins w:id="419" w:author="brendanx" w:date="2019-11-08T16:24:00Z">
        <w:r w:rsidR="0032127A">
          <w:t xml:space="preserve"> grid</w:t>
        </w:r>
      </w:ins>
      <w:r w:rsidR="003C08B5">
        <w:t xml:space="preserve"> and you should see a new message indicating that you inserted the peptide </w:t>
      </w:r>
      <w:r w:rsidR="003C08B5" w:rsidRPr="007F1BC7">
        <w:rPr>
          <w:rPrChange w:id="420" w:author="Nat Brace" w:date="2019-11-13T14:09:00Z">
            <w:rPr>
              <w:i/>
              <w:iCs/>
            </w:rPr>
          </w:rPrChange>
        </w:rPr>
        <w:t>IEAIPQIDK</w:t>
      </w:r>
      <w:r w:rsidR="003C08B5">
        <w:t>.</w:t>
      </w:r>
      <w:r w:rsidR="003C08B5">
        <w:br/>
        <w:t xml:space="preserve">There are no other detailed messages about </w:t>
      </w:r>
      <w:proofErr w:type="gramStart"/>
      <w:r w:rsidR="003C08B5">
        <w:t>this changes</w:t>
      </w:r>
      <w:proofErr w:type="gramEnd"/>
      <w:del w:id="421" w:author="brendanx" w:date="2019-11-08T16:24:00Z">
        <w:r w:rsidR="003C08B5" w:rsidDel="0032127A">
          <w:delText>, thus</w:delText>
        </w:r>
      </w:del>
      <w:ins w:id="422" w:author="brendanx" w:date="2019-11-08T16:24:00Z">
        <w:r w:rsidR="0032127A">
          <w:t>.</w:t>
        </w:r>
      </w:ins>
      <w:r w:rsidR="003C08B5">
        <w:t xml:space="preserve"> </w:t>
      </w:r>
      <w:del w:id="423" w:author="brendanx" w:date="2019-11-08T16:24:00Z">
        <w:r w:rsidR="003C08B5" w:rsidDel="0032127A">
          <w:delText xml:space="preserve">the </w:delText>
        </w:r>
      </w:del>
      <w:ins w:id="424" w:author="brendanx" w:date="2019-11-08T16:24:00Z">
        <w:r w:rsidR="0032127A">
          <w:t xml:space="preserve">The </w:t>
        </w:r>
      </w:ins>
      <w:r w:rsidR="003C08B5">
        <w:t>audit log entry consists of a single audit log messages as shown below:</w:t>
      </w:r>
    </w:p>
    <w:p w14:paraId="7D90734B" w14:textId="505B9B36" w:rsidR="003C08B5" w:rsidRPr="003C08B5" w:rsidRDefault="003C08B5" w:rsidP="009937A4">
      <w:pPr>
        <w:pPrChange w:id="425" w:author="Nat Brace" w:date="2019-11-13T15:32:00Z">
          <w:pPr>
            <w:jc w:val="center"/>
          </w:pPr>
        </w:pPrChange>
      </w:pPr>
      <w:r>
        <w:rPr>
          <w:noProof/>
        </w:rPr>
        <w:drawing>
          <wp:inline distT="0" distB="0" distL="0" distR="0" wp14:anchorId="27C1E326" wp14:editId="5A67DFF4">
            <wp:extent cx="4048760" cy="220116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4021" cy="2220336"/>
                    </a:xfrm>
                    <a:prstGeom prst="rect">
                      <a:avLst/>
                    </a:prstGeom>
                    <a:noFill/>
                    <a:ln>
                      <a:noFill/>
                    </a:ln>
                  </pic:spPr>
                </pic:pic>
              </a:graphicData>
            </a:graphic>
          </wp:inline>
        </w:drawing>
      </w:r>
    </w:p>
    <w:p w14:paraId="0E230A8B" w14:textId="77777777" w:rsidR="0032127A" w:rsidRDefault="003C08B5" w:rsidP="004F1EAF">
      <w:pPr>
        <w:rPr>
          <w:ins w:id="426" w:author="brendanx" w:date="2019-11-08T16:25:00Z"/>
        </w:rPr>
      </w:pPr>
      <w:r>
        <w:lastRenderedPageBreak/>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pPr>
        <w:pStyle w:val="ListParagraph"/>
        <w:numPr>
          <w:ilvl w:val="0"/>
          <w:numId w:val="4"/>
        </w:numPr>
        <w:rPr>
          <w:ins w:id="427" w:author="brendanx" w:date="2019-11-08T16:25:00Z"/>
        </w:rPr>
        <w:pPrChange w:id="428" w:author="brendanx" w:date="2019-11-08T16:25:00Z">
          <w:pPr/>
        </w:pPrChange>
      </w:pPr>
      <w:r>
        <w:t>Click on the magnifying glass</w:t>
      </w:r>
      <w:ins w:id="429" w:author="brendanx" w:date="2019-11-08T16:25:00Z">
        <w:r w:rsidR="0032127A">
          <w:t>.</w:t>
        </w:r>
      </w:ins>
    </w:p>
    <w:p w14:paraId="24C8D299" w14:textId="6F49ACC1" w:rsidR="004F1EAF" w:rsidRPr="003C08B5" w:rsidRDefault="00803087">
      <w:del w:id="430" w:author="brendanx" w:date="2019-11-08T16:25:00Z">
        <w:r w:rsidDel="0032127A">
          <w:delText>, which</w:delText>
        </w:r>
      </w:del>
      <w:ins w:id="431" w:author="brendanx" w:date="2019-11-08T16:25:00Z">
        <w:r w:rsidR="0032127A">
          <w:t>This</w:t>
        </w:r>
      </w:ins>
      <w:r>
        <w:t xml:space="preserve"> bring ups the </w:t>
      </w:r>
      <w:ins w:id="432" w:author="Nat Brace" w:date="2019-11-13T15:50:00Z">
        <w:r w:rsidR="00E614CF" w:rsidRPr="00E614CF">
          <w:rPr>
            <w:b/>
            <w:bCs/>
            <w:rPrChange w:id="433" w:author="Nat Brace" w:date="2019-11-13T15:50:00Z">
              <w:rPr/>
            </w:rPrChange>
          </w:rPr>
          <w:t xml:space="preserve">Audit Log </w:t>
        </w:r>
      </w:ins>
      <w:r w:rsidRPr="00E614CF">
        <w:rPr>
          <w:b/>
          <w:bCs/>
          <w:rPrChange w:id="434" w:author="Nat Brace" w:date="2019-11-13T15:50:00Z">
            <w:rPr/>
          </w:rPrChange>
        </w:rPr>
        <w:t>Extra Information</w:t>
      </w:r>
      <w:r>
        <w:t xml:space="preserve"> window</w:t>
      </w:r>
      <w:ins w:id="435" w:author="brendanx" w:date="2019-11-08T16:25:00Z">
        <w:r w:rsidR="0032127A">
          <w:t xml:space="preserve"> as shown below</w:t>
        </w:r>
      </w:ins>
      <w:r>
        <w:t>:</w:t>
      </w:r>
    </w:p>
    <w:p w14:paraId="14D3E228" w14:textId="279ECD62" w:rsidR="004F1EAF" w:rsidRDefault="00803087" w:rsidP="009937A4">
      <w:pPr>
        <w:rPr>
          <w:b/>
          <w:bCs/>
        </w:rPr>
        <w:pPrChange w:id="436" w:author="Nat Brace" w:date="2019-11-13T15:32:00Z">
          <w:pPr>
            <w:jc w:val="center"/>
          </w:pPr>
        </w:pPrChange>
      </w:pPr>
      <w:r>
        <w:rPr>
          <w:b/>
          <w:bCs/>
          <w:noProof/>
        </w:rPr>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77777777" w:rsidR="0032127A" w:rsidRDefault="00803087" w:rsidP="004F1EAF">
      <w:pPr>
        <w:rPr>
          <w:ins w:id="437" w:author="brendanx" w:date="2019-11-08T16:26:00Z"/>
        </w:rPr>
      </w:pPr>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del w:id="438" w:author="brendanx" w:date="2019-11-08T16:26:00Z">
        <w:r w:rsidR="00B129AD" w:rsidDel="0032127A">
          <w:delText>Now c</w:delText>
        </w:r>
      </w:del>
    </w:p>
    <w:p w14:paraId="5631CFC9" w14:textId="113A103A" w:rsidR="004F1EAF" w:rsidDel="007510E8" w:rsidRDefault="0032127A">
      <w:pPr>
        <w:pStyle w:val="ListParagraph"/>
        <w:numPr>
          <w:ilvl w:val="0"/>
          <w:numId w:val="4"/>
        </w:numPr>
        <w:rPr>
          <w:del w:id="439" w:author="Nat Brace" w:date="2019-11-13T15:29:00Z"/>
        </w:rPr>
        <w:pPrChange w:id="440" w:author="brendanx" w:date="2019-11-08T16:26:00Z">
          <w:pPr/>
        </w:pPrChange>
      </w:pPr>
      <w:ins w:id="441" w:author="brendanx" w:date="2019-11-08T16:26:00Z">
        <w:r>
          <w:t>C</w:t>
        </w:r>
      </w:ins>
      <w:r w:rsidR="00581A39">
        <w:t xml:space="preserve">lose the </w:t>
      </w:r>
      <w:r w:rsidR="00581A39" w:rsidRPr="0032127A">
        <w:rPr>
          <w:b/>
          <w:rPrChange w:id="442" w:author="brendanx" w:date="2019-11-08T16:26:00Z">
            <w:rPr/>
          </w:rPrChange>
        </w:rPr>
        <w:t>Audit Log Extra Information</w:t>
      </w:r>
      <w:r w:rsidR="00581A39">
        <w:t xml:space="preserve"> </w:t>
      </w:r>
      <w:del w:id="443" w:author="brendanx" w:date="2019-11-08T16:26:00Z">
        <w:r w:rsidR="00581A39" w:rsidDel="0032127A">
          <w:delText xml:space="preserve">dialog </w:delText>
        </w:r>
      </w:del>
      <w:ins w:id="444" w:author="brendanx" w:date="2019-11-08T16:26:00Z">
        <w:r>
          <w:t xml:space="preserve">form </w:t>
        </w:r>
      </w:ins>
      <w:ins w:id="445" w:author="Nat Brace" w:date="2019-11-13T14:09:00Z">
        <w:r w:rsidR="007F1BC7">
          <w:t xml:space="preserve">by clicking </w:t>
        </w:r>
        <w:r w:rsidR="007F1BC7">
          <w:rPr>
            <w:b/>
            <w:bCs/>
          </w:rPr>
          <w:t xml:space="preserve">OK </w:t>
        </w:r>
        <w:r w:rsidR="007F1BC7" w:rsidRPr="007F1BC7">
          <w:rPr>
            <w:rPrChange w:id="446" w:author="Nat Brace" w:date="2019-11-13T14:10:00Z">
              <w:rPr>
                <w:b/>
                <w:bCs/>
              </w:rPr>
            </w:rPrChange>
          </w:rPr>
          <w:t>and</w:t>
        </w:r>
        <w:r w:rsidR="007F1BC7">
          <w:rPr>
            <w:b/>
            <w:bCs/>
          </w:rPr>
          <w:t xml:space="preserve"> </w:t>
        </w:r>
      </w:ins>
      <w:del w:id="447" w:author="Nat Brace" w:date="2019-11-13T14:10:00Z">
        <w:r w:rsidR="00581A39" w:rsidDel="007F1BC7">
          <w:delText xml:space="preserve">to </w:delText>
        </w:r>
      </w:del>
      <w:r w:rsidR="00581A39">
        <w:t>return to the audit log window.</w:t>
      </w:r>
    </w:p>
    <w:p w14:paraId="18080528" w14:textId="702794B9" w:rsidR="001D733D" w:rsidRPr="001D733D" w:rsidDel="007510E8" w:rsidRDefault="001D733D" w:rsidP="007510E8">
      <w:pPr>
        <w:pStyle w:val="ListParagraph"/>
        <w:numPr>
          <w:ilvl w:val="0"/>
          <w:numId w:val="4"/>
        </w:numPr>
        <w:rPr>
          <w:del w:id="448" w:author="Nat Brace" w:date="2019-11-13T15:29:00Z"/>
        </w:rPr>
        <w:pPrChange w:id="449" w:author="Nat Brace" w:date="2019-11-13T15:29:00Z">
          <w:pPr/>
        </w:pPrChange>
      </w:pPr>
    </w:p>
    <w:p w14:paraId="5800E64F" w14:textId="40574CBC" w:rsidR="004F1EAF" w:rsidRPr="008F41B5" w:rsidRDefault="004F1EAF" w:rsidP="007510E8">
      <w:pPr>
        <w:pStyle w:val="ListParagraph"/>
        <w:numPr>
          <w:ilvl w:val="0"/>
          <w:numId w:val="4"/>
        </w:numPr>
        <w:rPr>
          <w:b/>
          <w:bCs/>
        </w:rPr>
        <w:pPrChange w:id="450" w:author="Nat Brace" w:date="2019-11-13T15:29:00Z">
          <w:pPr/>
        </w:pPrChange>
      </w:pPr>
      <w:del w:id="451" w:author="Nat Brace" w:date="2019-11-13T15:29:00Z">
        <w:r w:rsidRPr="008F41B5" w:rsidDel="007510E8">
          <w:rPr>
            <w:b/>
            <w:bCs/>
          </w:rPr>
          <w:delText>Saving the document</w:delText>
        </w:r>
      </w:del>
    </w:p>
    <w:p w14:paraId="35904163" w14:textId="09A7BDAF" w:rsidR="004F1EAF" w:rsidRDefault="004F1EAF" w:rsidP="004F1EAF">
      <w:r>
        <w:t xml:space="preserve">Before </w:t>
      </w:r>
      <w:del w:id="452" w:author="brendanx" w:date="2019-11-08T16:27:00Z">
        <w:r w:rsidDel="0032127A">
          <w:delText>proceeding</w:delText>
        </w:r>
      </w:del>
      <w:del w:id="453" w:author="brendanx" w:date="2019-11-08T16:26:00Z">
        <w:r w:rsidDel="0032127A">
          <w:delText xml:space="preserve"> </w:delText>
        </w:r>
      </w:del>
      <w:ins w:id="454" w:author="brendanx" w:date="2019-11-08T16:27:00Z">
        <w:r w:rsidR="0032127A">
          <w:t>continuing</w:t>
        </w:r>
      </w:ins>
      <w:del w:id="455" w:author="brendanx" w:date="2019-11-08T16:26:00Z">
        <w:r w:rsidDel="0032127A">
          <w:delText>with inserting the peptide</w:delText>
        </w:r>
      </w:del>
      <w:r>
        <w:t xml:space="preserve">, </w:t>
      </w:r>
      <w:del w:id="456" w:author="brendanx" w:date="2019-11-08T16:27:00Z">
        <w:r w:rsidDel="0032127A">
          <w:delText xml:space="preserve">we </w:delText>
        </w:r>
      </w:del>
      <w:ins w:id="457" w:author="brendanx" w:date="2019-11-08T16:27:00Z">
        <w:r w:rsidR="0032127A">
          <w:t xml:space="preserve">you </w:t>
        </w:r>
      </w:ins>
      <w:r>
        <w:t>should save the document.</w:t>
      </w:r>
    </w:p>
    <w:p w14:paraId="7A2940E3" w14:textId="704B7A05" w:rsidR="004F1EAF" w:rsidRPr="008F41B5" w:rsidRDefault="004F1EAF" w:rsidP="004F1EAF">
      <w:pPr>
        <w:pStyle w:val="ListParagraph"/>
        <w:numPr>
          <w:ilvl w:val="0"/>
          <w:numId w:val="3"/>
        </w:numPr>
      </w:pPr>
      <w:r>
        <w:t xml:space="preserve">On the </w:t>
      </w:r>
      <w:r>
        <w:rPr>
          <w:b/>
          <w:bCs/>
        </w:rPr>
        <w:t>File</w:t>
      </w:r>
      <w:r>
        <w:t xml:space="preserve"> menu</w:t>
      </w:r>
      <w:ins w:id="458" w:author="Nat Brace" w:date="2019-11-13T15:51:00Z">
        <w:r w:rsidR="00E614CF">
          <w:t xml:space="preserve"> in Skyline</w:t>
        </w:r>
      </w:ins>
      <w:r>
        <w:t xml:space="preserve">, click </w:t>
      </w:r>
      <w:r>
        <w:rPr>
          <w:b/>
          <w:bCs/>
        </w:rPr>
        <w:t xml:space="preserve">Save </w:t>
      </w:r>
      <w:ins w:id="459" w:author="brendanx" w:date="2019-11-08T16:27:00Z">
        <w:r w:rsidR="0032127A">
          <w:rPr>
            <w:b/>
            <w:bCs/>
          </w:rPr>
          <w:t>A</w:t>
        </w:r>
      </w:ins>
      <w:del w:id="460" w:author="brendanx" w:date="2019-11-08T16:27:00Z">
        <w:r w:rsidDel="0032127A">
          <w:rPr>
            <w:b/>
            <w:bCs/>
          </w:rPr>
          <w:delText>a</w:delText>
        </w:r>
      </w:del>
      <w:r>
        <w:rPr>
          <w:b/>
          <w:bCs/>
        </w:rPr>
        <w:t>s</w:t>
      </w:r>
      <w:ins w:id="461" w:author="brendanx" w:date="2019-11-08T16:27:00Z">
        <w:r w:rsidR="0032127A">
          <w:rPr>
            <w:bCs/>
          </w:rPr>
          <w:t>.</w:t>
        </w:r>
      </w:ins>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ins w:id="462" w:author="brendanx" w:date="2019-11-08T16:27:00Z">
        <w:r w:rsidR="0032127A">
          <w:t>.</w:t>
        </w:r>
      </w:ins>
    </w:p>
    <w:p w14:paraId="00BC1B0B" w14:textId="186EC4DB" w:rsidR="0032127A" w:rsidRDefault="0032127A" w:rsidP="004F1EAF">
      <w:pPr>
        <w:pStyle w:val="ListParagraph"/>
        <w:numPr>
          <w:ilvl w:val="0"/>
          <w:numId w:val="3"/>
        </w:numPr>
        <w:rPr>
          <w:ins w:id="463" w:author="brendanx" w:date="2019-11-08T16:28:00Z"/>
        </w:rPr>
      </w:pPr>
      <w:ins w:id="464" w:author="brendanx" w:date="2019-11-08T16:28:00Z">
        <w:r>
          <w:t xml:space="preserve">In the File name field, </w:t>
        </w:r>
      </w:ins>
      <w:del w:id="465" w:author="brendanx" w:date="2019-11-08T16:28:00Z">
        <w:r w:rsidR="004F1EAF" w:rsidDel="0032127A">
          <w:delText>E</w:delText>
        </w:r>
      </w:del>
      <w:ins w:id="466" w:author="brendanx" w:date="2019-11-08T16:28:00Z">
        <w:r>
          <w:t>e</w:t>
        </w:r>
      </w:ins>
      <w:r w:rsidR="004F1EAF">
        <w:t xml:space="preserve">nter </w:t>
      </w:r>
      <w:ins w:id="467" w:author="Nat Brace" w:date="2019-11-13T14:11:00Z">
        <w:r w:rsidR="007F1BC7">
          <w:t>“</w:t>
        </w:r>
      </w:ins>
      <w:commentRangeStart w:id="468"/>
      <w:proofErr w:type="spellStart"/>
      <w:ins w:id="469" w:author="brendanx" w:date="2019-11-08T16:27:00Z">
        <w:del w:id="470" w:author="Nat Brace" w:date="2019-11-13T14:11:00Z">
          <w:r w:rsidDel="007F1BC7">
            <w:delText>‘</w:delText>
          </w:r>
        </w:del>
      </w:ins>
      <w:r w:rsidR="004F1EAF" w:rsidRPr="0032127A">
        <w:rPr>
          <w:bCs/>
          <w:rPrChange w:id="471" w:author="brendanx" w:date="2019-11-08T16:28:00Z">
            <w:rPr>
              <w:b/>
              <w:bCs/>
            </w:rPr>
          </w:rPrChange>
        </w:rPr>
        <w:t>AbsoluteQuantDocument</w:t>
      </w:r>
      <w:commentRangeEnd w:id="468"/>
      <w:proofErr w:type="spellEnd"/>
      <w:r w:rsidR="007F1BC7">
        <w:rPr>
          <w:rStyle w:val="CommentReference"/>
        </w:rPr>
        <w:commentReference w:id="468"/>
      </w:r>
      <w:ins w:id="472" w:author="Nat Brace" w:date="2019-11-13T14:11:00Z">
        <w:r w:rsidR="007F1BC7">
          <w:rPr>
            <w:bCs/>
          </w:rPr>
          <w:t>”</w:t>
        </w:r>
      </w:ins>
      <w:ins w:id="473" w:author="brendanx" w:date="2019-11-08T16:27:00Z">
        <w:del w:id="474" w:author="Nat Brace" w:date="2019-11-13T14:11:00Z">
          <w:r w:rsidDel="007F1BC7">
            <w:rPr>
              <w:bCs/>
            </w:rPr>
            <w:delText>’</w:delText>
          </w:r>
        </w:del>
      </w:ins>
      <w:del w:id="475" w:author="brendanx" w:date="2019-11-08T16:28:00Z">
        <w:r w:rsidR="004F1EAF" w:rsidDel="0032127A">
          <w:delText xml:space="preserve"> in the File name field and </w:delText>
        </w:r>
      </w:del>
      <w:ins w:id="476" w:author="brendanx" w:date="2019-11-08T16:28:00Z">
        <w:r>
          <w:t>.</w:t>
        </w:r>
      </w:ins>
    </w:p>
    <w:p w14:paraId="13EC2C14" w14:textId="3E220FD5" w:rsidR="004F1EAF" w:rsidRPr="008F41B5" w:rsidRDefault="004F1EAF" w:rsidP="004F1EAF">
      <w:pPr>
        <w:pStyle w:val="ListParagraph"/>
        <w:numPr>
          <w:ilvl w:val="0"/>
          <w:numId w:val="3"/>
        </w:numPr>
      </w:pPr>
      <w:del w:id="477" w:author="brendanx" w:date="2019-11-08T16:28:00Z">
        <w:r w:rsidDel="0032127A">
          <w:delText xml:space="preserve">click </w:delText>
        </w:r>
      </w:del>
      <w:ins w:id="478" w:author="brendanx" w:date="2019-11-08T16:28:00Z">
        <w:r w:rsidR="0032127A">
          <w:t xml:space="preserve">Click the </w:t>
        </w:r>
      </w:ins>
      <w:r w:rsidRPr="008F41B5">
        <w:rPr>
          <w:b/>
          <w:bCs/>
        </w:rPr>
        <w:t>Save</w:t>
      </w:r>
      <w:ins w:id="479" w:author="brendanx" w:date="2019-11-08T16:28:00Z">
        <w:r w:rsidR="0032127A">
          <w:rPr>
            <w:bCs/>
          </w:rPr>
          <w:t xml:space="preserve"> button.</w:t>
        </w:r>
      </w:ins>
    </w:p>
    <w:p w14:paraId="6663BB41" w14:textId="49D688B6" w:rsidR="004F1EAF" w:rsidRDefault="004F1EAF" w:rsidP="004F1EAF">
      <w:r>
        <w:t xml:space="preserve">In Window </w:t>
      </w:r>
      <w:del w:id="480" w:author="brendanx" w:date="2019-11-08T16:28:00Z">
        <w:r w:rsidDel="0032127A">
          <w:delText>explorer</w:delText>
        </w:r>
      </w:del>
      <w:ins w:id="481" w:author="brendanx" w:date="2019-11-08T16:28:00Z">
        <w:r w:rsidR="0032127A">
          <w:t>Explorer</w:t>
        </w:r>
      </w:ins>
      <w:r>
        <w:t xml:space="preserve">, navigate to </w:t>
      </w:r>
      <w:proofErr w:type="spellStart"/>
      <w:r>
        <w:t>AbsoluteQuant</w:t>
      </w:r>
      <w:proofErr w:type="spellEnd"/>
      <w:r>
        <w:t xml:space="preserve"> folder in which you just saved the document. You should see a file called</w:t>
      </w:r>
      <w:r w:rsidRPr="00E614CF">
        <w:rPr>
          <w:b/>
          <w:bCs/>
          <w:rPrChange w:id="482" w:author="Nat Brace" w:date="2019-11-13T15:51:00Z">
            <w:rPr/>
          </w:rPrChange>
        </w:rPr>
        <w:t xml:space="preserve"> </w:t>
      </w:r>
      <w:del w:id="483" w:author="Nat Brace" w:date="2019-11-13T14:13:00Z">
        <w:r w:rsidRPr="00E614CF" w:rsidDel="007F1BC7">
          <w:rPr>
            <w:b/>
            <w:bCs/>
            <w:rPrChange w:id="484" w:author="Nat Brace" w:date="2019-11-13T15:51:00Z">
              <w:rPr/>
            </w:rPrChange>
          </w:rPr>
          <w:delText>“</w:delText>
        </w:r>
      </w:del>
      <w:proofErr w:type="spellStart"/>
      <w:r w:rsidRPr="00E614CF">
        <w:rPr>
          <w:b/>
          <w:bCs/>
          <w:rPrChange w:id="485" w:author="Nat Brace" w:date="2019-11-13T15:51:00Z">
            <w:rPr/>
          </w:rPrChange>
        </w:rPr>
        <w:t>AbsoluteQuantDocument.skyl</w:t>
      </w:r>
      <w:proofErr w:type="spellEnd"/>
      <w:del w:id="486" w:author="Nat Brace" w:date="2019-11-13T14:13:00Z">
        <w:r w:rsidDel="007F1BC7">
          <w:delText>”</w:delText>
        </w:r>
      </w:del>
      <w:ins w:id="487" w:author="brendanx" w:date="2019-11-08T16:29:00Z">
        <w:r w:rsidR="00553DA9">
          <w:t xml:space="preserve"> (along with </w:t>
        </w:r>
        <w:proofErr w:type="spellStart"/>
        <w:r w:rsidR="00553DA9" w:rsidRPr="00E614CF">
          <w:rPr>
            <w:b/>
            <w:bCs/>
            <w:rPrChange w:id="488" w:author="Nat Brace" w:date="2019-11-13T15:51:00Z">
              <w:rPr/>
            </w:rPrChange>
          </w:rPr>
          <w:t>AbsoluteQuantDocument.sky</w:t>
        </w:r>
        <w:proofErr w:type="spellEnd"/>
        <w:r w:rsidR="00553DA9">
          <w:t xml:space="preserve"> </w:t>
        </w:r>
        <w:proofErr w:type="gramStart"/>
        <w:r w:rsidR="00553DA9">
          <w:t>and .</w:t>
        </w:r>
        <w:proofErr w:type="spellStart"/>
        <w:r w:rsidR="00553DA9">
          <w:t>sky</w:t>
        </w:r>
        <w:proofErr w:type="gramEnd"/>
        <w:r w:rsidR="00553DA9">
          <w:t>.view</w:t>
        </w:r>
        <w:proofErr w:type="spellEnd"/>
        <w:r w:rsidR="00553DA9">
          <w:t>)</w:t>
        </w:r>
      </w:ins>
      <w:r>
        <w:t>.</w:t>
      </w:r>
      <w:ins w:id="489" w:author="brendanx" w:date="2019-11-08T16:30:00Z">
        <w:r w:rsidR="00553DA9">
          <w:t xml:space="preserve"> If you do not see these file extensions, you may need to show file extensions in Windows Explorer.</w:t>
        </w:r>
      </w:ins>
      <w:r>
        <w:t xml:space="preserve"> This</w:t>
      </w:r>
      <w:ins w:id="490" w:author="brendanx" w:date="2019-11-08T16:30:00Z">
        <w:r w:rsidR="00553DA9">
          <w:t xml:space="preserve"> .</w:t>
        </w:r>
        <w:proofErr w:type="spellStart"/>
        <w:r w:rsidR="00553DA9">
          <w:t>skyl</w:t>
        </w:r>
        <w:proofErr w:type="spellEnd"/>
        <w:r w:rsidR="00553DA9">
          <w:t xml:space="preserve"> file</w:t>
        </w:r>
      </w:ins>
      <w:r>
        <w:t xml:space="preserve"> is the audit log. If you open it</w:t>
      </w:r>
      <w:ins w:id="491" w:author="brendanx" w:date="2019-11-08T16:31:00Z">
        <w:r w:rsidR="00553DA9">
          <w:t xml:space="preserve"> in a text editor like Notepad</w:t>
        </w:r>
      </w:ins>
      <w:r>
        <w:t xml:space="preserve">, you will see XML </w:t>
      </w:r>
      <w:del w:id="492" w:author="brendanx" w:date="2019-11-08T16:31:00Z">
        <w:r w:rsidDel="00553DA9">
          <w:delText>code</w:delText>
        </w:r>
      </w:del>
      <w:ins w:id="493" w:author="brendanx" w:date="2019-11-08T16:31:00Z">
        <w:r w:rsidR="00553DA9">
          <w:t>format text</w:t>
        </w:r>
      </w:ins>
      <w:r>
        <w:t xml:space="preserve">. If you are interested in the format, refer to </w:t>
      </w:r>
      <w:commentRangeStart w:id="494"/>
      <w:r>
        <w:t>the Audit logging paper</w:t>
      </w:r>
      <w:commentRangeEnd w:id="494"/>
      <w:r w:rsidR="00A738F9">
        <w:rPr>
          <w:rStyle w:val="CommentReference"/>
        </w:rPr>
        <w:commentReference w:id="494"/>
      </w:r>
      <w:r>
        <w:t>. The audit logging file can be safely deleted at any time without damaging the document.</w:t>
      </w:r>
    </w:p>
    <w:p w14:paraId="670B6601" w14:textId="20A50B6A" w:rsidR="008F41B5" w:rsidRDefault="00DE1497" w:rsidP="000F47B8">
      <w:pPr>
        <w:pStyle w:val="Heading1"/>
        <w:pPrChange w:id="495" w:author="Nat Brace" w:date="2019-11-13T15:10:00Z">
          <w:pPr/>
        </w:pPrChange>
      </w:pPr>
      <w:r w:rsidRPr="00DE1497">
        <w:t>Importing RAW files into Skyline</w:t>
      </w:r>
    </w:p>
    <w:p w14:paraId="76B3A564" w14:textId="3BCAC070" w:rsidR="00DE1497" w:rsidRDefault="00C57004" w:rsidP="00815270">
      <w:r>
        <w:t>Next</w:t>
      </w:r>
      <w:del w:id="496" w:author="Nat Brace" w:date="2019-11-13T14:15:00Z">
        <w:r w:rsidDel="00A738F9">
          <w:delText>,</w:delText>
        </w:r>
      </w:del>
      <w:r w:rsidR="00DE1497">
        <w:t xml:space="preserve"> </w:t>
      </w:r>
      <w:del w:id="497" w:author="Nat Brace" w:date="2019-11-13T14:15:00Z">
        <w:r w:rsidR="00DE1497" w:rsidDel="00A738F9">
          <w:delText xml:space="preserve">we </w:delText>
        </w:r>
      </w:del>
      <w:ins w:id="498" w:author="Nat Brace" w:date="2019-11-13T14:15:00Z">
        <w:r w:rsidR="00A738F9">
          <w:t xml:space="preserve">task is to </w:t>
        </w:r>
      </w:ins>
      <w:del w:id="499" w:author="Nat Brace" w:date="2019-11-13T14:15:00Z">
        <w:r w:rsidR="00DE1497" w:rsidDel="00A738F9">
          <w:delText xml:space="preserve">will </w:delText>
        </w:r>
      </w:del>
      <w:r w:rsidR="00DE1497">
        <w:t>import the RAW files from the SRM run</w:t>
      </w:r>
      <w:ins w:id="500" w:author="brendanx" w:date="2019-11-08T16:32:00Z">
        <w:r w:rsidR="00553DA9">
          <w:t>s for this experiment</w:t>
        </w:r>
      </w:ins>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ins w:id="501" w:author="brendanx" w:date="2019-11-08T16:32:00Z">
        <w:r w:rsidR="00553DA9">
          <w:rPr>
            <w:bCs/>
          </w:rPr>
          <w:t>.</w:t>
        </w:r>
      </w:ins>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ins w:id="502" w:author="brendanx" w:date="2019-11-08T16:32:00Z">
        <w:r w:rsidR="00553DA9">
          <w:t>.</w:t>
        </w:r>
      </w:ins>
    </w:p>
    <w:p w14:paraId="3F85D7ED" w14:textId="2FD9E69B" w:rsidR="00C57004" w:rsidRDefault="00C57004" w:rsidP="00C57004">
      <w:pPr>
        <w:pStyle w:val="ListParagraph"/>
        <w:numPr>
          <w:ilvl w:val="0"/>
          <w:numId w:val="5"/>
        </w:numPr>
      </w:pPr>
      <w:r>
        <w:lastRenderedPageBreak/>
        <w:t xml:space="preserve">Click the </w:t>
      </w:r>
      <w:r>
        <w:rPr>
          <w:b/>
          <w:bCs/>
        </w:rPr>
        <w:t>OK</w:t>
      </w:r>
      <w:r>
        <w:t xml:space="preserve"> button</w:t>
      </w:r>
      <w:ins w:id="503" w:author="brendanx" w:date="2019-11-08T16:32:00Z">
        <w:r w:rsidR="00553DA9">
          <w:t>.</w:t>
        </w:r>
      </w:ins>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ins w:id="504" w:author="brendanx" w:date="2019-11-08T16:32:00Z">
        <w:r w:rsidR="00553DA9">
          <w:t>.</w:t>
        </w:r>
      </w:ins>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ins w:id="505" w:author="brendanx" w:date="2019-11-08T16:33:00Z">
        <w:r w:rsidR="00553DA9">
          <w:t>.</w:t>
        </w:r>
      </w:ins>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ins w:id="506" w:author="brendanx" w:date="2019-11-08T16:33:00Z">
        <w:r w:rsidR="00553DA9">
          <w:t>.</w:t>
        </w:r>
      </w:ins>
    </w:p>
    <w:p w14:paraId="01386333" w14:textId="77777777" w:rsidR="00320ADF" w:rsidRDefault="00C57004" w:rsidP="00320ADF">
      <w:pPr>
        <w:rPr>
          <w:noProof/>
        </w:rPr>
      </w:pPr>
      <w:r>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9937A4">
      <w:pPr>
        <w:pPrChange w:id="507" w:author="Nat Brace" w:date="2019-11-13T15:32:00Z">
          <w:pPr>
            <w:jc w:val="center"/>
          </w:pPr>
        </w:pPrChange>
      </w:pPr>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07EEF468" w:rsidR="00B0775F" w:rsidRDefault="00080102" w:rsidP="00080102">
      <w:del w:id="508" w:author="Nat Brace" w:date="2019-11-13T14:19:00Z">
        <w:r w:rsidRPr="00A738F9" w:rsidDel="00A738F9">
          <w:rPr>
            <w:b/>
            <w:bCs/>
            <w:rPrChange w:id="509" w:author="Nat Brace" w:date="2019-11-13T14:19:00Z">
              <w:rPr/>
            </w:rPrChange>
          </w:rPr>
          <w:delText xml:space="preserve">Note </w:delText>
        </w:r>
        <w:r w:rsidDel="00A738F9">
          <w:delText xml:space="preserve">that </w:delText>
        </w:r>
      </w:del>
      <w:ins w:id="510" w:author="Nat Brace" w:date="2019-11-13T14:19:00Z">
        <w:r w:rsidR="00A738F9">
          <w:t>T</w:t>
        </w:r>
      </w:ins>
      <w:del w:id="511" w:author="Nat Brace" w:date="2019-11-13T14:19:00Z">
        <w:r w:rsidDel="00A738F9">
          <w:delText>t</w:delText>
        </w:r>
      </w:del>
      <w:r>
        <w:t xml:space="preserve">he </w:t>
      </w:r>
      <w:proofErr w:type="gramStart"/>
      <w:r>
        <w:t>audit</w:t>
      </w:r>
      <w:proofErr w:type="gramEnd"/>
      <w:r>
        <w:t xml:space="preserve"> log will not create copies of files that are imported, but rather just store</w:t>
      </w:r>
      <w:del w:id="512" w:author="brendanx" w:date="2019-11-08T16:34:00Z">
        <w:r w:rsidDel="00553DA9">
          <w:delText>d</w:delText>
        </w:r>
      </w:del>
      <w:ins w:id="513" w:author="brendanx" w:date="2019-11-08T16:34:00Z">
        <w:r w:rsidR="00553DA9">
          <w:t>s</w:t>
        </w:r>
      </w:ins>
      <w:r>
        <w:t xml:space="preserve"> the paths of files that were imported.</w:t>
      </w:r>
      <w:r w:rsidR="00F92984">
        <w:t xml:space="preserve"> The first eight detailed messages are the paths of the </w:t>
      </w:r>
      <w:r w:rsidR="00A123BD">
        <w:t>nine</w:t>
      </w:r>
      <w:r w:rsidR="00F92984">
        <w:t xml:space="preserve"> raw files </w:t>
      </w:r>
      <w:del w:id="514" w:author="brendanx" w:date="2019-11-08T16:34:00Z">
        <w:r w:rsidR="00F92984" w:rsidDel="00553DA9">
          <w:delText xml:space="preserve">we </w:delText>
        </w:r>
      </w:del>
      <w:ins w:id="515" w:author="brendanx" w:date="2019-11-08T16:34:00Z">
        <w:r w:rsidR="00553DA9">
          <w:t xml:space="preserve">you </w:t>
        </w:r>
      </w:ins>
      <w:r w:rsidR="00F92984">
        <w:t xml:space="preserve">imported. The second to last message is the option </w:t>
      </w:r>
      <w:del w:id="516" w:author="brendanx" w:date="2019-11-08T16:34:00Z">
        <w:r w:rsidR="00F92984" w:rsidDel="00553DA9">
          <w:delText xml:space="preserve">we </w:delText>
        </w:r>
      </w:del>
      <w:ins w:id="517" w:author="brendanx" w:date="2019-11-08T16:34:00Z">
        <w:r w:rsidR="00553DA9">
          <w:t xml:space="preserve">you </w:t>
        </w:r>
      </w:ins>
      <w:r w:rsidR="00F92984">
        <w:t xml:space="preserve">set for importing replicates and the last message is another import setting that </w:t>
      </w:r>
      <w:del w:id="518" w:author="brendanx" w:date="2019-11-08T16:35:00Z">
        <w:r w:rsidR="00F92984" w:rsidDel="00553DA9">
          <w:delText xml:space="preserve">we </w:delText>
        </w:r>
      </w:del>
      <w:ins w:id="519" w:author="brendanx" w:date="2019-11-08T16:35:00Z">
        <w:r w:rsidR="00553DA9">
          <w:t xml:space="preserve">you </w:t>
        </w:r>
      </w:ins>
      <w:r w:rsidR="00F92984">
        <w:t xml:space="preserve">did not set </w:t>
      </w:r>
      <w:del w:id="520" w:author="brendanx" w:date="2019-11-08T16:35:00Z">
        <w:r w:rsidR="00F92984" w:rsidDel="00553DA9">
          <w:delText>ourselves</w:delText>
        </w:r>
      </w:del>
      <w:ins w:id="521" w:author="brendanx" w:date="2019-11-08T16:35:00Z">
        <w:r w:rsidR="00553DA9">
          <w:t>yourself</w:t>
        </w:r>
      </w:ins>
      <w:r w:rsidR="00F92984">
        <w:t>, but it is still included in the log for reference.</w:t>
      </w:r>
      <w:r w:rsidR="001C0D4D">
        <w:t xml:space="preserve"> </w:t>
      </w:r>
    </w:p>
    <w:p w14:paraId="55BBA841" w14:textId="77777777" w:rsidR="009C565C" w:rsidRDefault="001C0D4D" w:rsidP="00080102">
      <w:pPr>
        <w:rPr>
          <w:ins w:id="522" w:author="Nat Brace" w:date="2019-11-13T14:22:00Z"/>
        </w:rPr>
      </w:pPr>
      <w:r>
        <w:t xml:space="preserve">Note that </w:t>
      </w:r>
      <w:del w:id="523" w:author="brendanx" w:date="2019-11-08T16:35:00Z">
        <w:r w:rsidDel="00553DA9">
          <w:delText xml:space="preserve">this </w:delText>
        </w:r>
      </w:del>
      <w:ins w:id="524" w:author="brendanx" w:date="2019-11-08T16:35:00Z">
        <w:r w:rsidR="00553DA9">
          <w:t xml:space="preserve">the primary </w:t>
        </w:r>
      </w:ins>
      <w:r>
        <w:t>entry again has a magnifying glass, which means it has extra information associated with it.</w:t>
      </w:r>
      <w:r w:rsidR="00B0775F">
        <w:t xml:space="preserve"> This is always the case for a series of dialogs such as when importing results, where </w:t>
      </w:r>
      <w:del w:id="525" w:author="brendanx" w:date="2019-11-08T16:36:00Z">
        <w:r w:rsidR="00B0775F" w:rsidDel="00553DA9">
          <w:delText>we perform</w:delText>
        </w:r>
      </w:del>
      <w:ins w:id="526" w:author="brendanx" w:date="2019-11-08T16:36:00Z">
        <w:r w:rsidR="00553DA9">
          <w:t>you</w:t>
        </w:r>
      </w:ins>
      <w:r w:rsidR="00B0775F">
        <w:t xml:space="preserve"> configure a process that modified the document, instead of </w:t>
      </w:r>
      <w:del w:id="527" w:author="brendanx" w:date="2019-11-08T16:36:00Z">
        <w:r w:rsidR="00B0775F" w:rsidDel="00553DA9">
          <w:delText xml:space="preserve">actively </w:delText>
        </w:r>
      </w:del>
      <w:ins w:id="528" w:author="brendanx" w:date="2019-11-08T16:36:00Z">
        <w:r w:rsidR="00553DA9">
          <w:t xml:space="preserve">directly </w:t>
        </w:r>
      </w:ins>
      <w:r w:rsidR="00B0775F">
        <w:t xml:space="preserve">modifying the document like when </w:t>
      </w:r>
      <w:del w:id="529" w:author="brendanx" w:date="2019-11-08T16:36:00Z">
        <w:r w:rsidR="00B0775F" w:rsidDel="00553DA9">
          <w:delText>we changed</w:delText>
        </w:r>
      </w:del>
      <w:ins w:id="530" w:author="brendanx" w:date="2019-11-08T16:36:00Z">
        <w:r w:rsidR="00553DA9">
          <w:t>changing</w:t>
        </w:r>
      </w:ins>
      <w:r w:rsidR="00B0775F">
        <w:t xml:space="preserve"> the settings. </w:t>
      </w:r>
    </w:p>
    <w:p w14:paraId="163C7EAE" w14:textId="7522DE6B" w:rsidR="00080102" w:rsidRDefault="00B0775F" w:rsidP="009C565C">
      <w:pPr>
        <w:pStyle w:val="ListParagraph"/>
        <w:numPr>
          <w:ilvl w:val="0"/>
          <w:numId w:val="16"/>
        </w:numPr>
        <w:pPrChange w:id="531" w:author="Nat Brace" w:date="2019-11-13T14:22:00Z">
          <w:pPr/>
        </w:pPrChange>
      </w:pPr>
      <w:r>
        <w:t>Click on the magnifying glass to view the extra information:</w:t>
      </w:r>
    </w:p>
    <w:p w14:paraId="7F7CA41A" w14:textId="3A16E043" w:rsidR="00B0775F" w:rsidRDefault="00A123BD" w:rsidP="009937A4">
      <w:pPr>
        <w:rPr>
          <w:ins w:id="532" w:author="Nat Brace" w:date="2019-11-13T14:22:00Z"/>
        </w:rPr>
        <w:pPrChange w:id="533" w:author="Nat Brace" w:date="2019-11-13T15:32:00Z">
          <w:pPr>
            <w:jc w:val="center"/>
          </w:pPr>
        </w:pPrChange>
      </w:pPr>
      <w:r>
        <w:rPr>
          <w:noProof/>
        </w:rPr>
        <w:lastRenderedPageBreak/>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9C565C">
      <w:pPr>
        <w:pPrChange w:id="534" w:author="Nat Brace" w:date="2019-11-13T14:22:00Z">
          <w:pPr>
            <w:jc w:val="center"/>
          </w:pPr>
        </w:pPrChange>
      </w:pPr>
      <w:ins w:id="535" w:author="Nat Brace" w:date="2019-11-13T14:22:00Z">
        <w:r>
          <w:t xml:space="preserve">Click </w:t>
        </w:r>
        <w:r>
          <w:rPr>
            <w:b/>
            <w:bCs/>
          </w:rPr>
          <w:t xml:space="preserve">OK </w:t>
        </w:r>
        <w:r>
          <w:t xml:space="preserve">to close the window. </w:t>
        </w:r>
      </w:ins>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9167C48" w14:textId="3FED9518" w:rsidR="001132EA" w:rsidDel="00553DA9" w:rsidRDefault="001132EA" w:rsidP="00815270">
      <w:pPr>
        <w:rPr>
          <w:del w:id="536" w:author="brendanx" w:date="2019-11-08T16:37:00Z"/>
        </w:rPr>
      </w:pPr>
    </w:p>
    <w:p w14:paraId="51602726" w14:textId="187DA026" w:rsidR="001132EA" w:rsidDel="00553DA9" w:rsidRDefault="001132EA" w:rsidP="00815270">
      <w:pPr>
        <w:rPr>
          <w:del w:id="537" w:author="brendanx" w:date="2019-11-08T16:37:00Z"/>
        </w:rPr>
      </w:pPr>
    </w:p>
    <w:p w14:paraId="2E20AED8" w14:textId="77777777" w:rsidR="001132EA" w:rsidRDefault="001132EA" w:rsidP="00815270"/>
    <w:p w14:paraId="4182DD2F" w14:textId="6DE06DD5" w:rsidR="0037759C" w:rsidRDefault="0037759C" w:rsidP="000F47B8">
      <w:pPr>
        <w:pStyle w:val="Heading1"/>
        <w:rPr>
          <w:ins w:id="538" w:author="Nat Brace" w:date="2019-11-13T15:15:00Z"/>
        </w:rPr>
      </w:pPr>
      <w:r w:rsidRPr="0037759C">
        <w:t>Generating a Calibration Curve</w:t>
      </w:r>
    </w:p>
    <w:p w14:paraId="55E26C4E" w14:textId="77777777" w:rsidR="000F47B8" w:rsidRPr="000F47B8" w:rsidRDefault="000F47B8" w:rsidP="000F47B8">
      <w:pPr>
        <w:rPr>
          <w:rPrChange w:id="539" w:author="Nat Brace" w:date="2019-11-13T15:15:00Z">
            <w:rPr/>
          </w:rPrChange>
        </w:rPr>
        <w:pPrChange w:id="540" w:author="Nat Brace" w:date="2019-11-13T15:15:00Z">
          <w:pPr/>
        </w:pPrChange>
      </w:pPr>
    </w:p>
    <w:p w14:paraId="18743999" w14:textId="791E42A3" w:rsidR="00417DE1" w:rsidRPr="000F47B8" w:rsidRDefault="0037759C" w:rsidP="000F47B8">
      <w:pPr>
        <w:rPr>
          <w:b/>
          <w:bCs/>
          <w:rPrChange w:id="541" w:author="Nat Brace" w:date="2019-11-13T15:15:00Z">
            <w:rPr/>
          </w:rPrChange>
        </w:rPr>
        <w:pPrChange w:id="542" w:author="Nat Brace" w:date="2019-11-13T15:15:00Z">
          <w:pPr/>
        </w:pPrChange>
      </w:pPr>
      <w:r w:rsidRPr="000F47B8">
        <w:rPr>
          <w:b/>
          <w:bCs/>
          <w:rPrChange w:id="543" w:author="Nat Brace" w:date="2019-11-13T15:15:00Z">
            <w:rPr/>
          </w:rPrChange>
        </w:rPr>
        <w:t>Configuring quantification settings:</w:t>
      </w:r>
    </w:p>
    <w:p w14:paraId="18EF5417" w14:textId="67607B79" w:rsidR="0037759C" w:rsidRDefault="0037759C" w:rsidP="0037759C">
      <w:pPr>
        <w:pStyle w:val="ListParagraph"/>
        <w:numPr>
          <w:ilvl w:val="0"/>
          <w:numId w:val="6"/>
        </w:numPr>
        <w:rPr>
          <w:b/>
          <w:bCs/>
        </w:rPr>
      </w:pPr>
      <w:del w:id="544" w:author="brendanx" w:date="2019-11-08T16:37:00Z">
        <w:r w:rsidDel="00553DA9">
          <w:delText>Open the</w:delText>
        </w:r>
      </w:del>
      <w:ins w:id="545" w:author="brendanx" w:date="2019-11-08T16:37:00Z">
        <w:r w:rsidR="00553DA9">
          <w:t>On</w:t>
        </w:r>
      </w:ins>
      <w:ins w:id="546" w:author="brendanx" w:date="2019-11-08T16:38:00Z">
        <w:r w:rsidR="00553DA9">
          <w:t xml:space="preserve"> the</w:t>
        </w:r>
      </w:ins>
      <w:r>
        <w:t xml:space="preserve"> </w:t>
      </w:r>
      <w:r w:rsidRPr="0037759C">
        <w:rPr>
          <w:b/>
          <w:bCs/>
        </w:rPr>
        <w:t>Settings</w:t>
      </w:r>
      <w:r>
        <w:rPr>
          <w:b/>
          <w:bCs/>
        </w:rPr>
        <w:t xml:space="preserve"> </w:t>
      </w:r>
      <w:r>
        <w:t xml:space="preserve">menu, </w:t>
      </w:r>
      <w:del w:id="547" w:author="brendanx" w:date="2019-11-08T16:38:00Z">
        <w:r w:rsidDel="00553DA9">
          <w:delText xml:space="preserve">choose </w:delText>
        </w:r>
      </w:del>
      <w:ins w:id="548" w:author="brendanx" w:date="2019-11-08T16:38:00Z">
        <w:r w:rsidR="00553DA9">
          <w:t xml:space="preserve">click </w:t>
        </w:r>
      </w:ins>
      <w:r w:rsidRPr="0037759C">
        <w:rPr>
          <w:b/>
          <w:bCs/>
        </w:rPr>
        <w:t>Peptide Settings</w:t>
      </w:r>
      <w:ins w:id="549" w:author="brendanx" w:date="2019-11-08T16:38:00Z">
        <w:r w:rsidR="00553DA9">
          <w:rPr>
            <w:bCs/>
          </w:rPr>
          <w:t>.</w:t>
        </w:r>
      </w:ins>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ins w:id="550" w:author="brendanx" w:date="2019-11-08T16:38:00Z">
        <w:r w:rsidR="00553DA9">
          <w:t>.</w:t>
        </w:r>
      </w:ins>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ins w:id="551" w:author="brendanx" w:date="2019-11-08T16:38:00Z">
        <w:r w:rsidR="00553DA9">
          <w:rPr>
            <w:bCs/>
          </w:rPr>
          <w:t>.</w:t>
        </w:r>
      </w:ins>
    </w:p>
    <w:p w14:paraId="5A9764B7" w14:textId="2E4AC505"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w:t>
      </w:r>
      <w:del w:id="552" w:author="Nat Brace" w:date="2019-11-13T14:24:00Z">
        <w:r w:rsidDel="009C565C">
          <w:rPr>
            <w:b/>
            <w:bCs/>
          </w:rPr>
          <w:delText>n</w:delText>
        </w:r>
      </w:del>
      <w:r>
        <w:rPr>
          <w:b/>
          <w:bCs/>
        </w:rPr>
        <w:t xml:space="preserve"> to Heavy</w:t>
      </w:r>
      <w:ins w:id="553" w:author="brendanx" w:date="2019-11-08T16:38:00Z">
        <w:r w:rsidR="00553DA9">
          <w:rPr>
            <w:bCs/>
          </w:rPr>
          <w:t>.</w:t>
        </w:r>
      </w:ins>
    </w:p>
    <w:p w14:paraId="012CDED4" w14:textId="1532F1AE" w:rsidR="0037759C" w:rsidRPr="0037759C" w:rsidRDefault="0037759C" w:rsidP="0037759C">
      <w:pPr>
        <w:pStyle w:val="ListParagraph"/>
        <w:numPr>
          <w:ilvl w:val="0"/>
          <w:numId w:val="6"/>
        </w:numPr>
        <w:rPr>
          <w:b/>
          <w:bCs/>
        </w:rPr>
      </w:pPr>
      <w:r>
        <w:t xml:space="preserve">Type </w:t>
      </w:r>
      <w:ins w:id="554" w:author="Nat Brace" w:date="2019-11-13T14:24:00Z">
        <w:r w:rsidR="009C565C">
          <w:t>“</w:t>
        </w:r>
      </w:ins>
      <w:proofErr w:type="spellStart"/>
      <w:r w:rsidRPr="009C565C">
        <w:rPr>
          <w:rPrChange w:id="555" w:author="Nat Brace" w:date="2019-11-13T14:24:00Z">
            <w:rPr>
              <w:b/>
              <w:bCs/>
            </w:rPr>
          </w:rPrChange>
        </w:rPr>
        <w:t>fmol</w:t>
      </w:r>
      <w:proofErr w:type="spellEnd"/>
      <w:r w:rsidRPr="009C565C">
        <w:rPr>
          <w:rPrChange w:id="556" w:author="Nat Brace" w:date="2019-11-13T14:24:00Z">
            <w:rPr>
              <w:b/>
              <w:bCs/>
            </w:rPr>
          </w:rPrChange>
        </w:rPr>
        <w:t>/ul</w:t>
      </w:r>
      <w:ins w:id="557" w:author="Nat Brace" w:date="2019-11-13T14:24:00Z">
        <w:r w:rsidR="009C565C">
          <w:t>”</w:t>
        </w:r>
      </w:ins>
      <w:r>
        <w:t xml:space="preserve"> into the </w:t>
      </w:r>
      <w:r>
        <w:rPr>
          <w:b/>
          <w:bCs/>
        </w:rPr>
        <w:t>Units</w:t>
      </w:r>
      <w:r>
        <w:t xml:space="preserve"> box</w:t>
      </w:r>
      <w:ins w:id="558" w:author="brendanx" w:date="2019-11-08T16:38:00Z">
        <w:r w:rsidR="00553DA9">
          <w:t>.</w:t>
        </w:r>
      </w:ins>
    </w:p>
    <w:p w14:paraId="4B28007B" w14:textId="7EDAE8C4" w:rsidR="0037759C" w:rsidRDefault="0037759C" w:rsidP="0037759C">
      <w:pPr>
        <w:pStyle w:val="ListParagraph"/>
        <w:numPr>
          <w:ilvl w:val="0"/>
          <w:numId w:val="6"/>
        </w:numPr>
        <w:rPr>
          <w:b/>
          <w:bCs/>
        </w:rPr>
      </w:pPr>
      <w:r>
        <w:t xml:space="preserve">Click </w:t>
      </w:r>
      <w:ins w:id="559" w:author="brendanx" w:date="2019-11-08T16:38:00Z">
        <w:r w:rsidR="00553DA9">
          <w:t xml:space="preserve">the </w:t>
        </w:r>
      </w:ins>
      <w:r>
        <w:rPr>
          <w:b/>
          <w:bCs/>
        </w:rPr>
        <w:t>OK</w:t>
      </w:r>
      <w:ins w:id="560" w:author="brendanx" w:date="2019-11-08T16:38:00Z">
        <w:r w:rsidR="00553DA9">
          <w:rPr>
            <w:bCs/>
          </w:rPr>
          <w:t xml:space="preserve"> button.</w:t>
        </w:r>
      </w:ins>
    </w:p>
    <w:p w14:paraId="4552D88A" w14:textId="034274EC" w:rsidR="0037759C" w:rsidRDefault="0037759C" w:rsidP="0037759C">
      <w:r>
        <w:t>This generates the following audit log entry:</w:t>
      </w:r>
    </w:p>
    <w:p w14:paraId="278C37E9" w14:textId="51CCC07D" w:rsidR="0037759C" w:rsidRDefault="0037759C" w:rsidP="009937A4">
      <w:pPr>
        <w:pPrChange w:id="561" w:author="Nat Brace" w:date="2019-11-13T15:32:00Z">
          <w:pPr>
            <w:jc w:val="center"/>
          </w:pPr>
        </w:pPrChange>
      </w:pPr>
      <w:r>
        <w:rPr>
          <w:noProof/>
        </w:rPr>
        <w:lastRenderedPageBreak/>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2A36FA90" w:rsidR="0037759C" w:rsidRDefault="0037759C" w:rsidP="0037759C">
      <w:del w:id="562" w:author="brendanx" w:date="2019-11-08T16:40:00Z">
        <w:r w:rsidDel="00DF79C8">
          <w:delText xml:space="preserve">This time all changes </w:delText>
        </w:r>
      </w:del>
      <w:del w:id="563" w:author="brendanx" w:date="2019-11-08T16:39:00Z">
        <w:r w:rsidDel="00DF79C8">
          <w:delText xml:space="preserve">we </w:delText>
        </w:r>
      </w:del>
      <w:del w:id="564" w:author="brendanx" w:date="2019-11-08T16:40:00Z">
        <w:r w:rsidDel="00DF79C8">
          <w:delText xml:space="preserve">made were different from the default Skyline settings </w:delText>
        </w:r>
      </w:del>
      <w:del w:id="565" w:author="brendanx" w:date="2019-11-08T16:39:00Z">
        <w:r w:rsidDel="00DF79C8">
          <w:delText xml:space="preserve">and thus we have </w:delText>
        </w:r>
      </w:del>
      <w:del w:id="566" w:author="brendanx" w:date="2019-11-08T16:40:00Z">
        <w:r w:rsidDel="00DF79C8">
          <w:delText xml:space="preserve">exactly three </w:delText>
        </w:r>
      </w:del>
      <w:ins w:id="567" w:author="brendanx" w:date="2019-11-08T16:40:00Z">
        <w:r w:rsidR="00DF79C8">
          <w:t>The changes made</w:t>
        </w:r>
        <w:del w:id="568" w:author="Nat Brace" w:date="2019-11-13T14:26:00Z">
          <w:r w:rsidR="00DF79C8" w:rsidDel="009C565C">
            <w:delText xml:space="preserve"> have been located as only changing</w:delText>
          </w:r>
        </w:del>
      </w:ins>
      <w:ins w:id="569" w:author="Nat Brace" w:date="2019-11-13T14:26:00Z">
        <w:r w:rsidR="009C565C">
          <w:t xml:space="preserve"> are listed unde</w:t>
        </w:r>
      </w:ins>
      <w:ins w:id="570" w:author="Nat Brace" w:date="2019-11-13T14:27:00Z">
        <w:r w:rsidR="009C565C">
          <w:t>r</w:t>
        </w:r>
        <w:r w:rsidR="003475B9">
          <w:t xml:space="preserve"> the heading</w:t>
        </w:r>
      </w:ins>
      <w:ins w:id="571" w:author="brendanx" w:date="2019-11-08T16:40:00Z">
        <w:r w:rsidR="00DF79C8">
          <w:t xml:space="preserve"> </w:t>
        </w:r>
      </w:ins>
      <w:ins w:id="572" w:author="brendanx" w:date="2019-11-08T16:41:00Z">
        <w:r w:rsidR="00DF79C8">
          <w:rPr>
            <w:b/>
          </w:rPr>
          <w:t xml:space="preserve">Peptide Settings – </w:t>
        </w:r>
        <w:r w:rsidR="00DF79C8" w:rsidRPr="00DF79C8">
          <w:rPr>
            <w:b/>
          </w:rPr>
          <w:t>Quantification</w:t>
        </w:r>
      </w:ins>
      <w:ins w:id="573" w:author="Nat Brace" w:date="2019-11-13T14:27:00Z">
        <w:r w:rsidR="003475B9">
          <w:rPr>
            <w:b/>
          </w:rPr>
          <w:t xml:space="preserve"> changed</w:t>
        </w:r>
      </w:ins>
      <w:ins w:id="574" w:author="brendanx" w:date="2019-11-08T16:41:00Z">
        <w:r w:rsidR="00DF79C8">
          <w:rPr>
            <w:b/>
          </w:rPr>
          <w:t xml:space="preserve"> </w:t>
        </w:r>
        <w:r w:rsidR="00DF79C8">
          <w:t xml:space="preserve">and each </w:t>
        </w:r>
      </w:ins>
      <w:ins w:id="575" w:author="Nat Brace" w:date="2019-11-13T14:27:00Z">
        <w:r w:rsidR="003475B9">
          <w:t xml:space="preserve">step </w:t>
        </w:r>
      </w:ins>
      <w:ins w:id="576" w:author="brendanx" w:date="2019-11-08T16:41:00Z">
        <w:r w:rsidR="00DF79C8">
          <w:t xml:space="preserve">is captured in a </w:t>
        </w:r>
      </w:ins>
      <w:r w:rsidRPr="00DF79C8">
        <w:t>detailed</w:t>
      </w:r>
      <w:r>
        <w:t xml:space="preserve"> message</w:t>
      </w:r>
      <w:del w:id="577" w:author="brendanx" w:date="2019-11-08T16:41:00Z">
        <w:r w:rsidDel="00DF79C8">
          <w:delText>d</w:delText>
        </w:r>
      </w:del>
      <w:r>
        <w:t xml:space="preserve"> describing</w:t>
      </w:r>
      <w:del w:id="578" w:author="brendanx" w:date="2019-11-08T16:41:00Z">
        <w:r w:rsidDel="00DF79C8">
          <w:delText xml:space="preserve"> the three changes</w:delText>
        </w:r>
      </w:del>
      <w:ins w:id="579" w:author="brendanx" w:date="2019-11-08T16:41:00Z">
        <w:r w:rsidR="00DF79C8">
          <w:t xml:space="preserve"> it </w:t>
        </w:r>
        <w:del w:id="580" w:author="Nat Brace" w:date="2019-11-13T14:27:00Z">
          <w:r w:rsidR="00DF79C8" w:rsidDel="003475B9">
            <w:delText xml:space="preserve">in </w:delText>
          </w:r>
        </w:del>
      </w:ins>
      <w:ins w:id="581" w:author="Nat Brace" w:date="2019-11-13T14:27:00Z">
        <w:r w:rsidR="003475B9">
          <w:t xml:space="preserve">with </w:t>
        </w:r>
      </w:ins>
      <w:ins w:id="582" w:author="brendanx" w:date="2019-11-08T16:41:00Z">
        <w:r w:rsidR="00DF79C8">
          <w:t xml:space="preserve">enough detail that </w:t>
        </w:r>
      </w:ins>
      <w:ins w:id="583" w:author="Nat Brace" w:date="2019-11-13T14:27:00Z">
        <w:r w:rsidR="003475B9">
          <w:t xml:space="preserve">the step </w:t>
        </w:r>
      </w:ins>
      <w:ins w:id="584" w:author="brendanx" w:date="2019-11-08T16:41:00Z">
        <w:del w:id="585" w:author="Nat Brace" w:date="2019-11-13T14:27:00Z">
          <w:r w:rsidR="00DF79C8" w:rsidDel="003475B9">
            <w:delText xml:space="preserve">it </w:delText>
          </w:r>
        </w:del>
        <w:r w:rsidR="00DF79C8">
          <w:t>could be repeated</w:t>
        </w:r>
      </w:ins>
      <w:del w:id="586" w:author="brendanx" w:date="2019-11-08T16:40:00Z">
        <w:r w:rsidDel="00DF79C8">
          <w:delText xml:space="preserve"> we made</w:delText>
        </w:r>
      </w:del>
      <w:r>
        <w:t>.</w:t>
      </w:r>
    </w:p>
    <w:p w14:paraId="598A6EAA" w14:textId="54EE7571" w:rsidR="001132EA" w:rsidDel="00DF79C8" w:rsidRDefault="001132EA" w:rsidP="0037759C">
      <w:pPr>
        <w:rPr>
          <w:del w:id="587" w:author="brendanx" w:date="2019-11-08T16:40:00Z"/>
          <w:b/>
          <w:bCs/>
        </w:rPr>
      </w:pPr>
    </w:p>
    <w:p w14:paraId="3E4AA198" w14:textId="5B1C4565" w:rsidR="001132EA" w:rsidDel="00DF79C8" w:rsidRDefault="001132EA" w:rsidP="0037759C">
      <w:pPr>
        <w:rPr>
          <w:del w:id="588" w:author="brendanx" w:date="2019-11-08T16:40:00Z"/>
          <w:b/>
          <w:bCs/>
        </w:rPr>
      </w:pPr>
    </w:p>
    <w:p w14:paraId="628129EE" w14:textId="669F0942" w:rsidR="001132EA" w:rsidDel="00DF79C8" w:rsidRDefault="001132EA" w:rsidP="0037759C">
      <w:pPr>
        <w:rPr>
          <w:del w:id="589" w:author="brendanx" w:date="2019-11-08T16:40:00Z"/>
          <w:b/>
          <w:bCs/>
        </w:rPr>
      </w:pPr>
    </w:p>
    <w:p w14:paraId="792C7E92" w14:textId="7E331372" w:rsidR="001132EA" w:rsidDel="00DF79C8" w:rsidRDefault="001132EA" w:rsidP="0037759C">
      <w:pPr>
        <w:rPr>
          <w:del w:id="590" w:author="brendanx" w:date="2019-11-08T16:40:00Z"/>
          <w:b/>
          <w:bCs/>
        </w:rPr>
      </w:pPr>
    </w:p>
    <w:p w14:paraId="24A9756D" w14:textId="087E00E4" w:rsidR="001132EA" w:rsidDel="00DF79C8" w:rsidRDefault="001132EA" w:rsidP="0037759C">
      <w:pPr>
        <w:rPr>
          <w:del w:id="591" w:author="brendanx" w:date="2019-11-08T16:40:00Z"/>
          <w:b/>
          <w:bCs/>
        </w:rPr>
      </w:pPr>
    </w:p>
    <w:p w14:paraId="755C95AE" w14:textId="64F4E3B2" w:rsidR="001132EA" w:rsidDel="00DF79C8" w:rsidRDefault="001132EA" w:rsidP="0037759C">
      <w:pPr>
        <w:rPr>
          <w:del w:id="592" w:author="brendanx" w:date="2019-11-08T16:40:00Z"/>
          <w:b/>
          <w:bCs/>
        </w:rPr>
      </w:pPr>
    </w:p>
    <w:p w14:paraId="6FAD3A02" w14:textId="21D01EB3" w:rsidR="001132EA" w:rsidDel="00DF79C8" w:rsidRDefault="001132EA" w:rsidP="0037759C">
      <w:pPr>
        <w:rPr>
          <w:del w:id="593" w:author="brendanx" w:date="2019-11-08T16:40:00Z"/>
          <w:b/>
          <w:bCs/>
        </w:rPr>
      </w:pPr>
    </w:p>
    <w:p w14:paraId="3FB1B2C3" w14:textId="4836763E" w:rsidR="001132EA" w:rsidDel="00DF79C8" w:rsidRDefault="001132EA" w:rsidP="0037759C">
      <w:pPr>
        <w:rPr>
          <w:del w:id="594" w:author="brendanx" w:date="2019-11-08T16:40:00Z"/>
          <w:b/>
          <w:bCs/>
        </w:rPr>
      </w:pPr>
    </w:p>
    <w:p w14:paraId="38945630" w14:textId="6C6311B8" w:rsidR="001132EA" w:rsidDel="00DF79C8" w:rsidRDefault="001132EA" w:rsidP="0037759C">
      <w:pPr>
        <w:rPr>
          <w:del w:id="595" w:author="brendanx" w:date="2019-11-08T16:40:00Z"/>
          <w:b/>
          <w:bCs/>
        </w:rPr>
      </w:pPr>
    </w:p>
    <w:p w14:paraId="017902B0" w14:textId="2FABC0F2" w:rsidR="001132EA" w:rsidRDefault="001132EA" w:rsidP="0037759C">
      <w:pPr>
        <w:rPr>
          <w:b/>
          <w:bCs/>
        </w:rPr>
      </w:pPr>
    </w:p>
    <w:p w14:paraId="141C167F" w14:textId="2DBB31FA" w:rsidR="00AB74FF" w:rsidRDefault="00AB74FF" w:rsidP="000F47B8">
      <w:pPr>
        <w:pStyle w:val="Heading1"/>
        <w:pPrChange w:id="596" w:author="Nat Brace" w:date="2019-11-13T15:11:00Z">
          <w:pPr/>
        </w:pPrChange>
      </w:pPr>
      <w:r w:rsidRPr="00AB74FF">
        <w:t>Specify the analyte concentrations of the external standards:</w:t>
      </w:r>
    </w:p>
    <w:p w14:paraId="13DF4B01" w14:textId="54011136" w:rsidR="00AB74FF" w:rsidRDefault="00AB74FF" w:rsidP="0037759C">
      <w:r>
        <w:t xml:space="preserve">Next, </w:t>
      </w:r>
      <w:del w:id="597" w:author="brendanx" w:date="2019-11-08T16:42:00Z">
        <w:r w:rsidDel="00DF79C8">
          <w:delText xml:space="preserve">we </w:delText>
        </w:r>
      </w:del>
      <w:ins w:id="598" w:author="brendanx" w:date="2019-11-08T16:42:00Z">
        <w:r w:rsidR="00DF79C8">
          <w:t xml:space="preserve">you </w:t>
        </w:r>
      </w:ins>
      <w:r>
        <w:t xml:space="preserve">will specify the </w:t>
      </w:r>
      <w:ins w:id="599" w:author="Nat Brace" w:date="2019-11-13T14:28:00Z">
        <w:r w:rsidR="003475B9">
          <w:t>a</w:t>
        </w:r>
      </w:ins>
      <w:del w:id="600" w:author="Nat Brace" w:date="2019-11-13T14:28:00Z">
        <w:r w:rsidDel="003475B9">
          <w:delText>A</w:delText>
        </w:r>
      </w:del>
      <w:r>
        <w:t xml:space="preserve">nalyte </w:t>
      </w:r>
      <w:ins w:id="601" w:author="Nat Brace" w:date="2019-11-13T14:28:00Z">
        <w:r w:rsidR="003475B9">
          <w:t>c</w:t>
        </w:r>
      </w:ins>
      <w:del w:id="602" w:author="Nat Brace" w:date="2019-11-13T14:28:00Z">
        <w:r w:rsidDel="003475B9">
          <w:delText>C</w:delText>
        </w:r>
      </w:del>
      <w:r>
        <w:t xml:space="preserve">oncentration for each replicate using the </w:t>
      </w:r>
      <w:r w:rsidRPr="00DF79C8">
        <w:rPr>
          <w:b/>
          <w:rPrChange w:id="603" w:author="brendanx" w:date="2019-11-08T16:42:00Z">
            <w:rPr/>
          </w:rPrChange>
        </w:rPr>
        <w:t>Document Grid</w:t>
      </w:r>
      <w:ins w:id="604" w:author="brendanx" w:date="2019-11-08T16:42:00Z">
        <w:r w:rsidR="00DF79C8">
          <w:t xml:space="preserve"> as follows</w:t>
        </w:r>
      </w:ins>
      <w:r>
        <w:t>:</w:t>
      </w:r>
    </w:p>
    <w:p w14:paraId="76AAD276" w14:textId="3549E362" w:rsidR="00AB74FF" w:rsidRPr="00547C2A" w:rsidRDefault="00AB74FF" w:rsidP="00AB74FF">
      <w:pPr>
        <w:pStyle w:val="ListParagraph"/>
        <w:numPr>
          <w:ilvl w:val="0"/>
          <w:numId w:val="7"/>
        </w:numPr>
        <w:rPr>
          <w:ins w:id="605" w:author="brendanx" w:date="2019-11-08T16:43:00Z"/>
        </w:rPr>
      </w:pPr>
      <w:r>
        <w:t xml:space="preserve">On the </w:t>
      </w:r>
      <w:r>
        <w:rPr>
          <w:b/>
          <w:bCs/>
        </w:rPr>
        <w:t>View</w:t>
      </w:r>
      <w:r>
        <w:t xml:space="preserve"> menu, </w:t>
      </w:r>
      <w:del w:id="606" w:author="brendanx" w:date="2019-11-08T16:42:00Z">
        <w:r w:rsidDel="00DF79C8">
          <w:delText xml:space="preserve">choose </w:delText>
        </w:r>
      </w:del>
      <w:ins w:id="607" w:author="brendanx" w:date="2019-11-08T16:42:00Z">
        <w:r w:rsidR="00DF79C8">
          <w:t xml:space="preserve">click </w:t>
        </w:r>
      </w:ins>
      <w:r>
        <w:rPr>
          <w:b/>
          <w:bCs/>
        </w:rPr>
        <w:t>Document Grid</w:t>
      </w:r>
      <w:ins w:id="608" w:author="brendanx" w:date="2019-11-08T16:42:00Z">
        <w:r w:rsidR="00DF79C8">
          <w:rPr>
            <w:bCs/>
          </w:rPr>
          <w:t>.</w:t>
        </w:r>
      </w:ins>
    </w:p>
    <w:p w14:paraId="6EA4FDF7" w14:textId="4AAFE4FD" w:rsidR="00DF79C8" w:rsidDel="00DF79C8" w:rsidRDefault="00DF79C8" w:rsidP="00AB74FF">
      <w:pPr>
        <w:pStyle w:val="ListParagraph"/>
        <w:numPr>
          <w:ilvl w:val="0"/>
          <w:numId w:val="7"/>
        </w:numPr>
        <w:rPr>
          <w:del w:id="609" w:author="brendanx" w:date="2019-11-08T16:43:00Z"/>
        </w:rPr>
      </w:pPr>
    </w:p>
    <w:p w14:paraId="025D9967" w14:textId="06520C46" w:rsidR="00AB74FF" w:rsidRPr="00547C2A" w:rsidRDefault="00AB74FF" w:rsidP="00AB74FF">
      <w:pPr>
        <w:pStyle w:val="ListParagraph"/>
        <w:numPr>
          <w:ilvl w:val="0"/>
          <w:numId w:val="7"/>
        </w:numPr>
        <w:rPr>
          <w:ins w:id="610" w:author="brendanx" w:date="2019-11-08T16:45:00Z"/>
        </w:rPr>
      </w:pPr>
      <w:r>
        <w:t xml:space="preserve">In the top left of the Document Grid, click the </w:t>
      </w:r>
      <w:r>
        <w:rPr>
          <w:b/>
          <w:bCs/>
        </w:rPr>
        <w:t>Reports</w:t>
      </w:r>
      <w:r>
        <w:t xml:space="preserve"> dropdown list and choose </w:t>
      </w:r>
      <w:r>
        <w:rPr>
          <w:b/>
          <w:bCs/>
        </w:rPr>
        <w:t>Replicates</w:t>
      </w:r>
      <w:ins w:id="611" w:author="brendanx" w:date="2019-11-08T16:43:00Z">
        <w:r w:rsidR="00DF79C8">
          <w:rPr>
            <w:bCs/>
          </w:rPr>
          <w:t>.</w:t>
        </w:r>
      </w:ins>
    </w:p>
    <w:p w14:paraId="14AD8B1C" w14:textId="2F9678BA" w:rsidR="00DF79C8" w:rsidRDefault="003475B9" w:rsidP="00AB74FF">
      <w:pPr>
        <w:pStyle w:val="ListParagraph"/>
        <w:numPr>
          <w:ilvl w:val="0"/>
          <w:numId w:val="7"/>
        </w:numPr>
        <w:rPr>
          <w:ins w:id="612" w:author="brendanx" w:date="2019-11-08T16:45:00Z"/>
        </w:rPr>
      </w:pPr>
      <w:ins w:id="613" w:author="Nat Brace" w:date="2019-11-13T14:29:00Z">
        <w:r>
          <w:t xml:space="preserve">In the </w:t>
        </w:r>
      </w:ins>
      <w:ins w:id="614" w:author="Nat Brace" w:date="2019-11-13T15:56:00Z">
        <w:r w:rsidR="00E614CF">
          <w:t>row for Standard_1, select</w:t>
        </w:r>
        <w:r w:rsidR="008B425A">
          <w:t xml:space="preserve"> its </w:t>
        </w:r>
      </w:ins>
      <w:ins w:id="615" w:author="Nat Brace" w:date="2019-11-13T14:29:00Z">
        <w:r w:rsidRPr="003475B9">
          <w:rPr>
            <w:b/>
            <w:bCs/>
            <w:rPrChange w:id="616" w:author="Nat Brace" w:date="2019-11-13T14:29:00Z">
              <w:rPr/>
            </w:rPrChange>
          </w:rPr>
          <w:t>Sample Type</w:t>
        </w:r>
      </w:ins>
      <w:ins w:id="617" w:author="Nat Brace" w:date="2019-11-13T15:57:00Z">
        <w:r w:rsidR="008B425A">
          <w:t xml:space="preserve">: </w:t>
        </w:r>
        <w:r w:rsidR="008B425A" w:rsidRPr="008B425A">
          <w:rPr>
            <w:b/>
            <w:bCs/>
            <w:rPrChange w:id="618" w:author="Nat Brace" w:date="2019-11-13T15:57:00Z">
              <w:rPr/>
            </w:rPrChange>
          </w:rPr>
          <w:t>Unknown</w:t>
        </w:r>
      </w:ins>
      <w:ins w:id="619" w:author="brendanx" w:date="2019-11-08T16:45:00Z">
        <w:del w:id="620" w:author="Nat Brace" w:date="2019-11-13T14:29:00Z">
          <w:r w:rsidR="00DF79C8" w:rsidDel="003475B9">
            <w:delText xml:space="preserve">Select the </w:delText>
          </w:r>
        </w:del>
        <w:del w:id="621" w:author="Nat Brace" w:date="2019-11-13T15:57:00Z">
          <w:r w:rsidR="00DF79C8" w:rsidRPr="003475B9" w:rsidDel="008B425A">
            <w:rPr>
              <w:b/>
              <w:bCs/>
              <w:rPrChange w:id="622" w:author="Nat Brace" w:date="2019-11-13T14:28:00Z">
                <w:rPr>
                  <w:i/>
                  <w:iCs/>
                </w:rPr>
              </w:rPrChange>
            </w:rPr>
            <w:delText>Standard_1</w:delText>
          </w:r>
          <w:r w:rsidR="00DF79C8" w:rsidDel="008B425A">
            <w:delText xml:space="preserve"> </w:delText>
          </w:r>
        </w:del>
        <w:del w:id="623" w:author="Nat Brace" w:date="2019-11-13T14:29:00Z">
          <w:r w:rsidR="00DF79C8" w:rsidDel="003475B9">
            <w:delText xml:space="preserve">Sample Type </w:delText>
          </w:r>
        </w:del>
        <w:del w:id="624" w:author="Nat Brace" w:date="2019-11-13T15:57:00Z">
          <w:r w:rsidR="00DF79C8" w:rsidDel="008B425A">
            <w:delText>cell</w:delText>
          </w:r>
        </w:del>
        <w:r w:rsidR="00DF79C8">
          <w:t>.</w:t>
        </w:r>
      </w:ins>
    </w:p>
    <w:p w14:paraId="0400623E" w14:textId="2C64BFA1" w:rsidR="00DF79C8" w:rsidRPr="00AB74FF" w:rsidRDefault="00DF79C8" w:rsidP="00AB74FF">
      <w:pPr>
        <w:pStyle w:val="ListParagraph"/>
        <w:numPr>
          <w:ilvl w:val="0"/>
          <w:numId w:val="7"/>
        </w:numPr>
      </w:pPr>
      <w:ins w:id="625" w:author="brendanx" w:date="2019-11-08T16:46:00Z">
        <w:r>
          <w:t>C</w:t>
        </w:r>
      </w:ins>
      <w:ins w:id="626" w:author="brendanx" w:date="2019-11-08T16:45:00Z">
        <w:r>
          <w:t xml:space="preserve">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ins>
    </w:p>
    <w:p w14:paraId="6CB19764" w14:textId="3245A7FA" w:rsidR="00AB74FF" w:rsidDel="00DF79C8" w:rsidRDefault="0002561F" w:rsidP="00AB74FF">
      <w:pPr>
        <w:pStyle w:val="ListParagraph"/>
        <w:numPr>
          <w:ilvl w:val="0"/>
          <w:numId w:val="7"/>
        </w:numPr>
        <w:rPr>
          <w:del w:id="627" w:author="brendanx" w:date="2019-11-08T16:43:00Z"/>
        </w:rPr>
      </w:pPr>
      <w:del w:id="628" w:author="brendanx" w:date="2019-11-08T16:43:00Z">
        <w:r w:rsidDel="00DF79C8">
          <w:delText xml:space="preserve">Click </w:delText>
        </w:r>
        <w:r w:rsidDel="00DF79C8">
          <w:rPr>
            <w:b/>
            <w:bCs/>
          </w:rPr>
          <w:delText>OK</w:delText>
        </w:r>
        <w:r w:rsidDel="00DF79C8">
          <w:delText xml:space="preserve"> in the </w:delText>
        </w:r>
        <w:r w:rsidDel="00DF79C8">
          <w:rPr>
            <w:b/>
            <w:bCs/>
          </w:rPr>
          <w:delText>Edit Reports</w:delText>
        </w:r>
        <w:r w:rsidDel="00DF79C8">
          <w:delText xml:space="preserve"> form</w:delText>
        </w:r>
      </w:del>
    </w:p>
    <w:p w14:paraId="39A346C1" w14:textId="2CF5C869" w:rsidR="0002561F" w:rsidRDefault="0002561F" w:rsidP="0002561F">
      <w:del w:id="629" w:author="brendanx" w:date="2019-11-08T16:45:00Z">
        <w:r w:rsidDel="00DF79C8">
          <w:delText xml:space="preserve">Select the </w:delText>
        </w:r>
        <w:r w:rsidRPr="0002561F" w:rsidDel="00DF79C8">
          <w:rPr>
            <w:i/>
            <w:iCs/>
          </w:rPr>
          <w:delText>Standard_1</w:delText>
        </w:r>
        <w:r w:rsidDel="00DF79C8">
          <w:delText xml:space="preserve"> Sample Type </w:delText>
        </w:r>
      </w:del>
      <w:del w:id="630" w:author="brendanx" w:date="2019-11-08T16:44:00Z">
        <w:r w:rsidDel="00DF79C8">
          <w:delText>C</w:delText>
        </w:r>
      </w:del>
      <w:del w:id="631" w:author="brendanx" w:date="2019-11-08T16:45:00Z">
        <w:r w:rsidDel="00DF79C8">
          <w:delText xml:space="preserve">ell, copy the following data and paste it into the document grid to set each of the Standard replicates </w:delText>
        </w:r>
        <w:r w:rsidRPr="0002561F" w:rsidDel="00DF79C8">
          <w:rPr>
            <w:b/>
            <w:bCs/>
          </w:rPr>
          <w:delText>Sample Type</w:delText>
        </w:r>
        <w:r w:rsidDel="00DF79C8">
          <w:delText xml:space="preserve"> to Standard and their </w:delText>
        </w:r>
        <w:r w:rsidRPr="0002561F" w:rsidDel="00DF79C8">
          <w:rPr>
            <w:b/>
            <w:bCs/>
          </w:rPr>
          <w:delText>Analyte Concentrations</w:delText>
        </w:r>
      </w:del>
      <w:del w:id="632" w:author="brendanx" w:date="2019-11-08T16:46:00Z">
        <w:r w:rsidDel="00DF79C8">
          <w:delText>:</w:delText>
        </w:r>
      </w:del>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lastRenderedPageBreak/>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6D9146B" w:rsidR="0002561F" w:rsidRDefault="0002561F" w:rsidP="0002561F">
      <w:pPr>
        <w:rPr>
          <w:ins w:id="633" w:author="Nat Brace" w:date="2019-11-13T14:37:00Z"/>
        </w:rPr>
      </w:pPr>
      <w:r>
        <w:t xml:space="preserve">The </w:t>
      </w:r>
      <w:del w:id="634" w:author="brendanx" w:date="2019-11-08T16:46:00Z">
        <w:r w:rsidRPr="00DF79C8" w:rsidDel="00DF79C8">
          <w:rPr>
            <w:b/>
            <w:rPrChange w:id="635" w:author="brendanx" w:date="2019-11-08T16:46:00Z">
              <w:rPr/>
            </w:rPrChange>
          </w:rPr>
          <w:delText xml:space="preserve">document </w:delText>
        </w:r>
      </w:del>
      <w:ins w:id="636" w:author="brendanx" w:date="2019-11-08T16:46:00Z">
        <w:r w:rsidR="00DF79C8" w:rsidRPr="00DF79C8">
          <w:rPr>
            <w:b/>
            <w:rPrChange w:id="637" w:author="brendanx" w:date="2019-11-08T16:46:00Z">
              <w:rPr/>
            </w:rPrChange>
          </w:rPr>
          <w:t xml:space="preserve">Document </w:t>
        </w:r>
      </w:ins>
      <w:del w:id="638" w:author="brendanx" w:date="2019-11-08T16:46:00Z">
        <w:r w:rsidRPr="00DF79C8" w:rsidDel="00DF79C8">
          <w:rPr>
            <w:b/>
            <w:rPrChange w:id="639" w:author="brendanx" w:date="2019-11-08T16:46:00Z">
              <w:rPr/>
            </w:rPrChange>
          </w:rPr>
          <w:delText xml:space="preserve">grid </w:delText>
        </w:r>
      </w:del>
      <w:ins w:id="640" w:author="brendanx" w:date="2019-11-08T16:46:00Z">
        <w:r w:rsidR="00DF79C8" w:rsidRPr="00DF79C8">
          <w:rPr>
            <w:b/>
            <w:rPrChange w:id="641" w:author="brendanx" w:date="2019-11-08T16:46:00Z">
              <w:rPr/>
            </w:rPrChange>
          </w:rPr>
          <w:t>Grid</w:t>
        </w:r>
      </w:ins>
      <w:ins w:id="642" w:author="Nat Brace" w:date="2019-11-13T14:36:00Z">
        <w:r w:rsidR="00FA7E89">
          <w:rPr>
            <w:b/>
          </w:rPr>
          <w:t xml:space="preserve">: Replicates </w:t>
        </w:r>
        <w:r w:rsidR="00FA7E89">
          <w:rPr>
            <w:bCs/>
          </w:rPr>
          <w:t>form</w:t>
        </w:r>
      </w:ins>
      <w:ins w:id="643" w:author="brendanx" w:date="2019-11-08T16:46:00Z">
        <w:r w:rsidR="00DF79C8">
          <w:t xml:space="preserve"> </w:t>
        </w:r>
      </w:ins>
      <w:r>
        <w:t xml:space="preserve">should look </w:t>
      </w:r>
      <w:del w:id="644" w:author="Nat Brace" w:date="2019-11-13T14:36:00Z">
        <w:r w:rsidDel="00FA7E89">
          <w:delText>as follows</w:delText>
        </w:r>
      </w:del>
      <w:ins w:id="645" w:author="brendanx" w:date="2019-11-08T16:46:00Z">
        <w:del w:id="646" w:author="Nat Brace" w:date="2019-11-13T14:36:00Z">
          <w:r w:rsidR="00DF79C8" w:rsidDel="00FA7E89">
            <w:delText>shown below</w:delText>
          </w:r>
        </w:del>
      </w:ins>
      <w:ins w:id="647" w:author="Nat Brace" w:date="2019-11-13T14:36:00Z">
        <w:r w:rsidR="00FA7E89">
          <w:t>like</w:t>
        </w:r>
      </w:ins>
      <w:r>
        <w:t>:</w:t>
      </w:r>
    </w:p>
    <w:p w14:paraId="20F11A6D" w14:textId="4004C764" w:rsidR="00FA7E89" w:rsidRDefault="00FA7E89" w:rsidP="0002561F"/>
    <w:p w14:paraId="07DB8F0E" w14:textId="0643FA15" w:rsidR="0002561F" w:rsidRDefault="0002561F" w:rsidP="009937A4">
      <w:pPr>
        <w:pPrChange w:id="648" w:author="Nat Brace" w:date="2019-11-13T15:32:00Z">
          <w:pPr>
            <w:jc w:val="center"/>
          </w:pPr>
        </w:pPrChange>
      </w:pPr>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5104178B" w:rsidR="0002561F" w:rsidRDefault="0002561F" w:rsidP="0002561F">
      <w:del w:id="649" w:author="brendanx" w:date="2019-11-08T16:47:00Z">
        <w:r w:rsidDel="00DF79C8">
          <w:delText>Navigate to</w:delText>
        </w:r>
      </w:del>
      <w:ins w:id="650" w:author="brendanx" w:date="2019-11-08T16:47:00Z">
        <w:r w:rsidR="00DF79C8">
          <w:t>Review</w:t>
        </w:r>
      </w:ins>
      <w:r>
        <w:t xml:space="preserve"> the </w:t>
      </w:r>
      <w:del w:id="651" w:author="brendanx" w:date="2019-11-08T16:47:00Z">
        <w:r w:rsidRPr="008B425A" w:rsidDel="00DF79C8">
          <w:rPr>
            <w:b/>
            <w:bCs/>
            <w:rPrChange w:id="652" w:author="Nat Brace" w:date="2019-11-13T15:58:00Z">
              <w:rPr/>
            </w:rPrChange>
          </w:rPr>
          <w:delText xml:space="preserve">audit </w:delText>
        </w:r>
      </w:del>
      <w:ins w:id="653" w:author="brendanx" w:date="2019-11-08T16:47:00Z">
        <w:r w:rsidR="00DF79C8" w:rsidRPr="008B425A">
          <w:rPr>
            <w:b/>
            <w:bCs/>
            <w:rPrChange w:id="654" w:author="Nat Brace" w:date="2019-11-13T15:58:00Z">
              <w:rPr/>
            </w:rPrChange>
          </w:rPr>
          <w:t xml:space="preserve">Audit </w:t>
        </w:r>
      </w:ins>
      <w:del w:id="655" w:author="brendanx" w:date="2019-11-08T16:47:00Z">
        <w:r w:rsidRPr="008B425A" w:rsidDel="00DF79C8">
          <w:rPr>
            <w:b/>
            <w:bCs/>
            <w:rPrChange w:id="656" w:author="Nat Brace" w:date="2019-11-13T15:58:00Z">
              <w:rPr/>
            </w:rPrChange>
          </w:rPr>
          <w:delText>log</w:delText>
        </w:r>
      </w:del>
      <w:ins w:id="657" w:author="brendanx" w:date="2019-11-08T16:47:00Z">
        <w:r w:rsidR="00DF79C8" w:rsidRPr="008B425A">
          <w:rPr>
            <w:b/>
            <w:bCs/>
            <w:rPrChange w:id="658" w:author="Nat Brace" w:date="2019-11-13T15:58:00Z">
              <w:rPr/>
            </w:rPrChange>
          </w:rPr>
          <w:t xml:space="preserve">Log </w:t>
        </w:r>
        <w:r w:rsidR="00DF79C8">
          <w:t>grid to see that it shows the following:</w:t>
        </w:r>
      </w:ins>
      <w:del w:id="659" w:author="brendanx" w:date="2019-11-08T16:47:00Z">
        <w:r w:rsidDel="00DF79C8">
          <w:delText>. It should look as follows</w:delText>
        </w:r>
      </w:del>
    </w:p>
    <w:p w14:paraId="1C7E0466" w14:textId="014E73C7" w:rsidR="0002561F" w:rsidRDefault="0002561F" w:rsidP="009937A4">
      <w:pPr>
        <w:pPrChange w:id="660" w:author="Nat Brace" w:date="2019-11-13T15:32:00Z">
          <w:pPr>
            <w:jc w:val="center"/>
          </w:pPr>
        </w:pPrChange>
      </w:pPr>
      <w:r>
        <w:rPr>
          <w:noProof/>
        </w:rPr>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7777777" w:rsidR="001E2175" w:rsidRDefault="0002561F" w:rsidP="0002561F">
      <w:pPr>
        <w:rPr>
          <w:ins w:id="661" w:author="brendanx" w:date="2019-11-08T16:51:00Z"/>
        </w:rPr>
      </w:pPr>
      <w:r>
        <w:t xml:space="preserve">The Undo-Redo messages indicates that 16 values were pasted into the </w:t>
      </w:r>
      <w:del w:id="662" w:author="brendanx" w:date="2019-11-08T16:47:00Z">
        <w:r w:rsidRPr="00DF79C8" w:rsidDel="00DF79C8">
          <w:rPr>
            <w:b/>
            <w:rPrChange w:id="663" w:author="brendanx" w:date="2019-11-08T16:48:00Z">
              <w:rPr/>
            </w:rPrChange>
          </w:rPr>
          <w:delText xml:space="preserve">document </w:delText>
        </w:r>
      </w:del>
      <w:ins w:id="664" w:author="brendanx" w:date="2019-11-08T16:47:00Z">
        <w:r w:rsidR="00DF79C8" w:rsidRPr="00DF79C8">
          <w:rPr>
            <w:b/>
            <w:rPrChange w:id="665" w:author="brendanx" w:date="2019-11-08T16:48:00Z">
              <w:rPr/>
            </w:rPrChange>
          </w:rPr>
          <w:t xml:space="preserve">Document </w:t>
        </w:r>
      </w:ins>
      <w:del w:id="666" w:author="brendanx" w:date="2019-11-08T16:47:00Z">
        <w:r w:rsidRPr="00DF79C8" w:rsidDel="00DF79C8">
          <w:rPr>
            <w:b/>
            <w:rPrChange w:id="667" w:author="brendanx" w:date="2019-11-08T16:48:00Z">
              <w:rPr/>
            </w:rPrChange>
          </w:rPr>
          <w:delText>grid</w:delText>
        </w:r>
      </w:del>
      <w:ins w:id="668" w:author="brendanx" w:date="2019-11-08T16:47:00Z">
        <w:r w:rsidR="00DF79C8" w:rsidRPr="00DF79C8">
          <w:rPr>
            <w:b/>
            <w:rPrChange w:id="669" w:author="brendanx" w:date="2019-11-08T16:48:00Z">
              <w:rPr/>
            </w:rPrChange>
          </w:rPr>
          <w:t>Grid</w:t>
        </w:r>
      </w:ins>
      <w:r>
        <w:t xml:space="preserve">. There are a total of 17 detailed messages. The first message tells us that the </w:t>
      </w:r>
      <w:r w:rsidRPr="001E2175">
        <w:rPr>
          <w:b/>
          <w:rPrChange w:id="670" w:author="brendanx" w:date="2019-11-08T16:49:00Z">
            <w:rPr/>
          </w:rPrChange>
        </w:rPr>
        <w:t>Replicates</w:t>
      </w:r>
      <w:r>
        <w:t xml:space="preserve"> </w:t>
      </w:r>
      <w:del w:id="671" w:author="brendanx" w:date="2019-11-08T16:49:00Z">
        <w:r w:rsidDel="001E2175">
          <w:delText xml:space="preserve">view </w:delText>
        </w:r>
      </w:del>
      <w:ins w:id="672" w:author="brendanx" w:date="2019-11-08T16:49:00Z">
        <w:r w:rsidR="001E2175">
          <w:t xml:space="preserve">report </w:t>
        </w:r>
      </w:ins>
      <w:r>
        <w:t xml:space="preserve">was used. This </w:t>
      </w:r>
      <w:ins w:id="673" w:author="brendanx" w:date="2019-11-08T16:49:00Z">
        <w:r w:rsidR="001E2175">
          <w:t xml:space="preserve">is </w:t>
        </w:r>
      </w:ins>
      <w:r>
        <w:t xml:space="preserve">important because in order to reproduce this </w:t>
      </w:r>
      <w:ins w:id="674" w:author="brendanx" w:date="2019-11-08T16:50:00Z">
        <w:r w:rsidR="001E2175">
          <w:t>d</w:t>
        </w:r>
      </w:ins>
      <w:del w:id="675" w:author="brendanx" w:date="2019-11-08T16:50:00Z">
        <w:r w:rsidDel="001E2175">
          <w:delText>D</w:delText>
        </w:r>
      </w:del>
      <w:r>
        <w:t xml:space="preserve">ocument grid change, </w:t>
      </w:r>
      <w:del w:id="676" w:author="brendanx" w:date="2019-11-08T16:50:00Z">
        <w:r w:rsidDel="001E2175">
          <w:delText xml:space="preserve">we </w:delText>
        </w:r>
      </w:del>
      <w:ins w:id="677" w:author="brendanx" w:date="2019-11-08T16:50:00Z">
        <w:r w:rsidR="001E2175">
          <w:t xml:space="preserve">you </w:t>
        </w:r>
      </w:ins>
      <w:r>
        <w:t>need to know what columns were present. The follow 16 messages describe each cell change</w:t>
      </w:r>
      <w:del w:id="678" w:author="brendanx" w:date="2019-11-08T16:51:00Z">
        <w:r w:rsidDel="001E2175">
          <w:delText xml:space="preserve"> and we have</w:delText>
        </w:r>
      </w:del>
      <w:ins w:id="679" w:author="brendanx" w:date="2019-11-08T16:51:00Z">
        <w:r w:rsidR="001E2175">
          <w:t>, one for each of</w:t>
        </w:r>
      </w:ins>
      <w:r>
        <w:t xml:space="preserve"> 8 changes in the </w:t>
      </w:r>
      <w:r w:rsidRPr="00FE29A1">
        <w:rPr>
          <w:b/>
          <w:bCs/>
          <w:rPrChange w:id="680" w:author="Nat Brace" w:date="2019-11-13T14:39:00Z">
            <w:rPr/>
          </w:rPrChange>
        </w:rPr>
        <w:t>Sample Type</w:t>
      </w:r>
      <w:r>
        <w:t xml:space="preserve"> column and 8 in the</w:t>
      </w:r>
      <w:r w:rsidRPr="00FE29A1">
        <w:rPr>
          <w:b/>
          <w:bCs/>
          <w:rPrChange w:id="681" w:author="Nat Brace" w:date="2019-11-13T14:39:00Z">
            <w:rPr/>
          </w:rPrChange>
        </w:rPr>
        <w:t xml:space="preserve"> Analyte Concentration</w:t>
      </w:r>
      <w:r>
        <w:t xml:space="preserve"> column.</w:t>
      </w:r>
      <w:r w:rsidR="00941E01">
        <w:t xml:space="preserve"> Since </w:t>
      </w:r>
      <w:del w:id="682" w:author="brendanx" w:date="2019-11-08T16:51:00Z">
        <w:r w:rsidR="00941E01" w:rsidDel="001E2175">
          <w:delText xml:space="preserve">we </w:delText>
        </w:r>
      </w:del>
      <w:ins w:id="683" w:author="brendanx" w:date="2019-11-08T16:51:00Z">
        <w:r w:rsidR="001E2175">
          <w:t xml:space="preserve">you </w:t>
        </w:r>
      </w:ins>
      <w:r w:rsidR="00941E01">
        <w:t xml:space="preserve">pasted data, this </w:t>
      </w:r>
      <w:r w:rsidR="002014B2">
        <w:t>audit log entry again contains extra information.</w:t>
      </w:r>
      <w:r w:rsidR="0036012C">
        <w:t xml:space="preserve"> </w:t>
      </w:r>
    </w:p>
    <w:p w14:paraId="330A88DF" w14:textId="14E2B4C7" w:rsidR="0036012C" w:rsidRDefault="0036012C">
      <w:pPr>
        <w:pStyle w:val="ListParagraph"/>
        <w:numPr>
          <w:ilvl w:val="0"/>
          <w:numId w:val="12"/>
        </w:numPr>
        <w:pPrChange w:id="684" w:author="brendanx" w:date="2019-11-08T16:51:00Z">
          <w:pPr/>
        </w:pPrChange>
      </w:pPr>
      <w:r>
        <w:t xml:space="preserve">Open the extra information </w:t>
      </w:r>
      <w:ins w:id="685" w:author="Nat Brace" w:date="2019-11-13T14:40:00Z">
        <w:r w:rsidR="00FE29A1">
          <w:t xml:space="preserve">window </w:t>
        </w:r>
      </w:ins>
      <w:r>
        <w:t xml:space="preserve">by clicking on the magnifying </w:t>
      </w:r>
      <w:ins w:id="686" w:author="brendanx" w:date="2019-11-08T16:51:00Z">
        <w:r w:rsidR="001E2175">
          <w:t>g</w:t>
        </w:r>
      </w:ins>
      <w:del w:id="687" w:author="brendanx" w:date="2019-11-08T16:51:00Z">
        <w:r w:rsidDel="001E2175">
          <w:delText>c</w:delText>
        </w:r>
      </w:del>
      <w:r>
        <w:t>lass</w:t>
      </w:r>
      <w:ins w:id="688" w:author="brendanx" w:date="2019-11-08T16:51:00Z">
        <w:r w:rsidR="001E2175">
          <w:t xml:space="preserve"> icon.</w:t>
        </w:r>
      </w:ins>
      <w:del w:id="689" w:author="brendanx" w:date="2019-11-08T16:51:00Z">
        <w:r w:rsidDel="001E2175">
          <w:delText>:</w:delText>
        </w:r>
      </w:del>
    </w:p>
    <w:p w14:paraId="5345E4D9" w14:textId="0BAD3AC7" w:rsidR="0002561F" w:rsidRDefault="0036012C" w:rsidP="009937A4">
      <w:pPr>
        <w:pPrChange w:id="690" w:author="Nat Brace" w:date="2019-11-13T15:33:00Z">
          <w:pPr>
            <w:jc w:val="center"/>
          </w:pPr>
        </w:pPrChange>
      </w:pPr>
      <w:r>
        <w:rPr>
          <w:noProof/>
        </w:rPr>
        <w:lastRenderedPageBreak/>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1878A92C" w:rsidR="0036012C" w:rsidRDefault="0036012C" w:rsidP="0036012C">
      <w:pPr>
        <w:rPr>
          <w:ins w:id="691" w:author="Nat Brace" w:date="2019-11-13T14:42:00Z"/>
          <w:b/>
          <w:bCs/>
        </w:rPr>
      </w:pPr>
      <w:r>
        <w:t xml:space="preserve">This </w:t>
      </w:r>
      <w:del w:id="692" w:author="brendanx" w:date="2019-11-08T16:52:00Z">
        <w:r w:rsidDel="001E2175">
          <w:delText>gives us a</w:delText>
        </w:r>
      </w:del>
      <w:ins w:id="693" w:author="brendanx" w:date="2019-11-08T16:52:00Z">
        <w:r w:rsidR="001E2175">
          <w:t>displays a</w:t>
        </w:r>
      </w:ins>
      <w:r>
        <w:t xml:space="preserve"> much more concise view of the data that was pasted into the document and again the data can be easily copied and pasted into another document. The </w:t>
      </w:r>
      <w:del w:id="694" w:author="Nat Brace" w:date="2019-11-13T14:40:00Z">
        <w:r w:rsidDel="00FE29A1">
          <w:delText xml:space="preserve">used </w:delText>
        </w:r>
      </w:del>
      <w:r>
        <w:t xml:space="preserve">report </w:t>
      </w:r>
      <w:ins w:id="695" w:author="Nat Brace" w:date="2019-11-13T14:40:00Z">
        <w:r w:rsidR="00FE29A1">
          <w:t xml:space="preserve">that was </w:t>
        </w:r>
      </w:ins>
      <w:ins w:id="696" w:author="Nat Brace" w:date="2019-11-13T14:41:00Z">
        <w:r w:rsidR="00FE29A1">
          <w:t xml:space="preserve">used </w:t>
        </w:r>
      </w:ins>
      <w:r>
        <w:t xml:space="preserve">is also indicated at the end of </w:t>
      </w:r>
      <w:del w:id="697" w:author="Nat Brace" w:date="2019-11-13T14:41:00Z">
        <w:r w:rsidDel="00FE29A1">
          <w:delText xml:space="preserve">the </w:delText>
        </w:r>
      </w:del>
      <w:ins w:id="698" w:author="Nat Brace" w:date="2019-11-13T14:41:00Z">
        <w:r w:rsidR="00FE29A1">
          <w:t xml:space="preserve">this </w:t>
        </w:r>
      </w:ins>
      <w:r>
        <w:t>extra information</w:t>
      </w:r>
      <w:ins w:id="699" w:author="Nat Brace" w:date="2019-11-13T14:41:00Z">
        <w:r w:rsidR="00FE29A1">
          <w:t xml:space="preserve"> – in this case: </w:t>
        </w:r>
        <w:r w:rsidR="00FE29A1">
          <w:rPr>
            <w:b/>
            <w:bCs/>
          </w:rPr>
          <w:t>Replicates.</w:t>
        </w:r>
      </w:ins>
      <w:del w:id="700" w:author="Nat Brace" w:date="2019-11-13T14:41:00Z">
        <w:r w:rsidDel="00FE29A1">
          <w:delText>.</w:delText>
        </w:r>
      </w:del>
    </w:p>
    <w:p w14:paraId="67FEC73C" w14:textId="56CAB7F8" w:rsidR="00FE29A1" w:rsidRDefault="00FE29A1" w:rsidP="00FE29A1">
      <w:pPr>
        <w:pStyle w:val="ListParagraph"/>
        <w:numPr>
          <w:ilvl w:val="0"/>
          <w:numId w:val="12"/>
        </w:numPr>
        <w:pPrChange w:id="701" w:author="Nat Brace" w:date="2019-11-13T14:42:00Z">
          <w:pPr/>
        </w:pPrChange>
      </w:pPr>
      <w:ins w:id="702" w:author="Nat Brace" w:date="2019-11-13T14:42:00Z">
        <w:r>
          <w:t xml:space="preserve">Click </w:t>
        </w:r>
        <w:r>
          <w:rPr>
            <w:b/>
            <w:bCs/>
          </w:rPr>
          <w:t xml:space="preserve">OK </w:t>
        </w:r>
        <w:r>
          <w:t xml:space="preserve">to return from the </w:t>
        </w:r>
        <w:r w:rsidR="00800733" w:rsidRPr="00800733">
          <w:rPr>
            <w:b/>
            <w:bCs/>
            <w:rPrChange w:id="703" w:author="Nat Brace" w:date="2019-11-13T14:43:00Z">
              <w:rPr/>
            </w:rPrChange>
          </w:rPr>
          <w:t>Audit Log Extra Information</w:t>
        </w:r>
        <w:r w:rsidR="00800733">
          <w:t xml:space="preserve"> window </w:t>
        </w:r>
      </w:ins>
      <w:ins w:id="704" w:author="Nat Brace" w:date="2019-11-13T14:43:00Z">
        <w:r w:rsidR="00800733">
          <w:t>back to Skyline.</w:t>
        </w:r>
      </w:ins>
    </w:p>
    <w:p w14:paraId="3B7DE853" w14:textId="773AC70D" w:rsidR="00B0204E" w:rsidRDefault="00B0204E" w:rsidP="008B425A">
      <w:pPr>
        <w:pStyle w:val="Heading1"/>
        <w:pPrChange w:id="705" w:author="Nat Brace" w:date="2019-11-13T15:59:00Z">
          <w:pPr/>
        </w:pPrChange>
      </w:pPr>
      <w:r w:rsidRPr="00B0204E">
        <w:t>Adjusting integration boundaries</w:t>
      </w:r>
    </w:p>
    <w:p w14:paraId="24F3433F" w14:textId="77D4FDFB" w:rsidR="00B0204E" w:rsidRDefault="005C7227" w:rsidP="0036012C">
      <w:r>
        <w:t xml:space="preserve">Next, </w:t>
      </w:r>
      <w:del w:id="706" w:author="brendanx" w:date="2019-11-08T16:52:00Z">
        <w:r w:rsidDel="001E2175">
          <w:delText xml:space="preserve">we </w:delText>
        </w:r>
      </w:del>
      <w:ins w:id="707" w:author="brendanx" w:date="2019-11-08T16:52:00Z">
        <w:r w:rsidR="001E2175">
          <w:t xml:space="preserve">you </w:t>
        </w:r>
      </w:ins>
      <w:r>
        <w:t xml:space="preserve">will look at the integration boundaries of </w:t>
      </w:r>
      <w:del w:id="708" w:author="brendanx" w:date="2019-11-08T16:53:00Z">
        <w:r w:rsidDel="001E2175">
          <w:delText xml:space="preserve">our </w:delText>
        </w:r>
      </w:del>
      <w:ins w:id="709" w:author="brendanx" w:date="2019-11-08T16:53:00Z">
        <w:r w:rsidR="001E2175">
          <w:t xml:space="preserve">the </w:t>
        </w:r>
      </w:ins>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ins w:id="710" w:author="Nat Brace" w:date="2019-11-13T14:44:00Z">
        <w:r w:rsidR="00800733" w:rsidRPr="00800733">
          <w:rPr>
            <w:b/>
            <w:bCs/>
            <w:rPrChange w:id="711" w:author="Nat Brace" w:date="2019-11-13T14:44:00Z">
              <w:rPr/>
            </w:rPrChange>
          </w:rPr>
          <w:t>Graphs</w:t>
        </w:r>
        <w:r w:rsidR="00800733">
          <w:t xml:space="preserve"> </w:t>
        </w:r>
      </w:ins>
      <w:r>
        <w:t xml:space="preserve">and click </w:t>
      </w:r>
      <w:r w:rsidRPr="005C7227">
        <w:rPr>
          <w:b/>
          <w:bCs/>
        </w:rPr>
        <w:t>Tabbed</w:t>
      </w:r>
      <w:ins w:id="712" w:author="brendanx" w:date="2019-11-08T16:53:00Z">
        <w:r w:rsidR="001E2175">
          <w:rPr>
            <w:bCs/>
          </w:rPr>
          <w:t>.</w:t>
        </w:r>
      </w:ins>
    </w:p>
    <w:p w14:paraId="6D3A82EC" w14:textId="14975AC2" w:rsidR="0008603B" w:rsidRDefault="005C7227" w:rsidP="0008603B">
      <w:pPr>
        <w:pStyle w:val="ListParagraph"/>
        <w:numPr>
          <w:ilvl w:val="0"/>
          <w:numId w:val="8"/>
        </w:numPr>
      </w:pPr>
      <w:r>
        <w:t xml:space="preserve">Click on the </w:t>
      </w:r>
      <w:r w:rsidRPr="00800733">
        <w:rPr>
          <w:b/>
          <w:bCs/>
          <w:rPrChange w:id="713" w:author="Nat Brace" w:date="2019-11-13T14:45:00Z">
            <w:rPr/>
          </w:rPrChange>
        </w:rPr>
        <w:t>FOXN1-GST</w:t>
      </w:r>
      <w:r>
        <w:t xml:space="preserve"> tab, or select the </w:t>
      </w:r>
      <w:r w:rsidRPr="00800733">
        <w:rPr>
          <w:b/>
          <w:bCs/>
          <w:rPrChange w:id="714" w:author="Nat Brace" w:date="2019-11-13T14:45:00Z">
            <w:rPr/>
          </w:rPrChange>
        </w:rPr>
        <w:t>FOXN1-GST</w:t>
      </w:r>
      <w:r>
        <w:t xml:space="preserve"> replicate in the box in the </w:t>
      </w:r>
      <w:r w:rsidRPr="005C7227">
        <w:rPr>
          <w:b/>
          <w:bCs/>
        </w:rPr>
        <w:t>Targets</w:t>
      </w:r>
      <w:r>
        <w:t xml:space="preserve"> windo</w:t>
      </w:r>
      <w:r w:rsidR="0008603B">
        <w:t>w</w:t>
      </w:r>
      <w:ins w:id="715" w:author="brendanx" w:date="2019-11-08T16:53:00Z">
        <w:r w:rsidR="001E2175">
          <w:t>.</w:t>
        </w:r>
      </w:ins>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ins w:id="716" w:author="brendanx" w:date="2019-11-08T16:53:00Z">
        <w:r w:rsidR="001E2175">
          <w:t>.</w:t>
        </w:r>
      </w:ins>
    </w:p>
    <w:p w14:paraId="205EE1C1" w14:textId="39D84957" w:rsidR="0008603B" w:rsidRDefault="0008603B" w:rsidP="0008603B">
      <w:pPr>
        <w:pStyle w:val="ListParagraph"/>
        <w:numPr>
          <w:ilvl w:val="0"/>
          <w:numId w:val="8"/>
        </w:numPr>
      </w:pPr>
      <w:r>
        <w:t xml:space="preserve">Now you should see the chromatogram of </w:t>
      </w:r>
      <w:r w:rsidRPr="00800733">
        <w:rPr>
          <w:b/>
          <w:bCs/>
          <w:rPrChange w:id="717" w:author="Nat Brace" w:date="2019-11-13T14:46:00Z">
            <w:rPr>
              <w:i/>
              <w:iCs/>
            </w:rPr>
          </w:rPrChange>
        </w:rPr>
        <w:t>IEAIPQIDK</w:t>
      </w:r>
      <w:r>
        <w:rPr>
          <w:i/>
          <w:iCs/>
        </w:rPr>
        <w:t xml:space="preserve"> </w:t>
      </w:r>
      <w:r>
        <w:t xml:space="preserve">in the </w:t>
      </w:r>
      <w:r w:rsidRPr="00800733">
        <w:rPr>
          <w:b/>
          <w:bCs/>
          <w:rPrChange w:id="718" w:author="Nat Brace" w:date="2019-11-13T14:46:00Z">
            <w:rPr/>
          </w:rPrChange>
        </w:rPr>
        <w:t>FOXN1-GST</w:t>
      </w:r>
      <w:r>
        <w:t xml:space="preserve"> sample</w:t>
      </w:r>
      <w:ins w:id="719" w:author="brendanx" w:date="2019-11-08T16:53:00Z">
        <w:r w:rsidR="001E2175">
          <w:t>.</w:t>
        </w:r>
      </w:ins>
    </w:p>
    <w:p w14:paraId="5ACE1082" w14:textId="77777777" w:rsidR="001E2175" w:rsidRDefault="0008603B" w:rsidP="0008603B">
      <w:pPr>
        <w:rPr>
          <w:ins w:id="720" w:author="brendanx" w:date="2019-11-08T16:53:00Z"/>
        </w:rPr>
      </w:pPr>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77777777" w:rsidR="001E2175" w:rsidRDefault="00087D5A">
      <w:pPr>
        <w:pStyle w:val="ListParagraph"/>
        <w:numPr>
          <w:ilvl w:val="0"/>
          <w:numId w:val="13"/>
        </w:numPr>
        <w:rPr>
          <w:ins w:id="721" w:author="brendanx" w:date="2019-11-08T16:54:00Z"/>
        </w:rPr>
        <w:pPrChange w:id="722" w:author="brendanx" w:date="2019-11-08T16:54:00Z">
          <w:pPr/>
        </w:pPrChange>
      </w:pPr>
      <w:del w:id="723" w:author="brendanx" w:date="2019-11-08T16:53:00Z">
        <w:r w:rsidDel="001E2175">
          <w:delText xml:space="preserve"> </w:delText>
        </w:r>
      </w:del>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9937A4">
      <w:pPr>
        <w:pPrChange w:id="724" w:author="Nat Brace" w:date="2019-11-13T15:33:00Z">
          <w:pPr>
            <w:jc w:val="center"/>
          </w:pPr>
        </w:pPrChange>
      </w:pPr>
      <w:r>
        <w:rPr>
          <w:noProof/>
        </w:rPr>
        <w:lastRenderedPageBreak/>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48092ED7" w:rsidR="00087D5A" w:rsidRDefault="002A001A" w:rsidP="00087D5A">
      <w:r>
        <w:t xml:space="preserve">The integration boundaries look </w:t>
      </w:r>
      <w:del w:id="725" w:author="brendanx" w:date="2019-11-08T16:54:00Z">
        <w:r w:rsidDel="001E2175">
          <w:delText>well</w:delText>
        </w:r>
      </w:del>
      <w:ins w:id="726" w:author="brendanx" w:date="2019-11-08T16:54:00Z">
        <w:r w:rsidR="001E2175">
          <w:t>acceptable and changing them may simply add variance to the peak area calculations.</w:t>
        </w:r>
      </w:ins>
      <w:del w:id="727" w:author="brendanx" w:date="2019-11-08T16:55:00Z">
        <w:r w:rsidDel="001E2175">
          <w:delText>, h</w:delText>
        </w:r>
      </w:del>
      <w:ins w:id="728" w:author="brendanx" w:date="2019-11-08T16:55:00Z">
        <w:r w:rsidR="001E2175">
          <w:t xml:space="preserve"> H</w:t>
        </w:r>
      </w:ins>
      <w:r>
        <w:t>owever</w:t>
      </w:r>
      <w:ins w:id="729" w:author="brendanx" w:date="2019-11-08T16:55:00Z">
        <w:r w:rsidR="001E2175">
          <w:t>,</w:t>
        </w:r>
      </w:ins>
      <w:r>
        <w:t xml:space="preserve"> one might want to set the end boundary slightly more to the right to approximately 21.1. Click and hold on the right integration boundary to drag it to approximately 21.1.</w:t>
      </w:r>
    </w:p>
    <w:p w14:paraId="742A30AB" w14:textId="7CE3170D" w:rsidR="002A001A" w:rsidRDefault="002A001A" w:rsidP="00087D5A">
      <w:r>
        <w:t xml:space="preserve">Switch to the </w:t>
      </w:r>
      <w:del w:id="730" w:author="brendanx" w:date="2019-11-08T16:56:00Z">
        <w:r w:rsidRPr="001E2175" w:rsidDel="001E2175">
          <w:rPr>
            <w:b/>
            <w:rPrChange w:id="731" w:author="brendanx" w:date="2019-11-08T16:56:00Z">
              <w:rPr/>
            </w:rPrChange>
          </w:rPr>
          <w:delText xml:space="preserve">audit </w:delText>
        </w:r>
      </w:del>
      <w:ins w:id="732" w:author="brendanx" w:date="2019-11-08T16:56:00Z">
        <w:r w:rsidR="001E2175" w:rsidRPr="001E2175">
          <w:rPr>
            <w:b/>
            <w:rPrChange w:id="733" w:author="brendanx" w:date="2019-11-08T16:56:00Z">
              <w:rPr/>
            </w:rPrChange>
          </w:rPr>
          <w:t xml:space="preserve">Audit </w:t>
        </w:r>
      </w:ins>
      <w:del w:id="734" w:author="brendanx" w:date="2019-11-08T16:56:00Z">
        <w:r w:rsidRPr="001E2175" w:rsidDel="001E2175">
          <w:rPr>
            <w:b/>
            <w:rPrChange w:id="735" w:author="brendanx" w:date="2019-11-08T16:56:00Z">
              <w:rPr/>
            </w:rPrChange>
          </w:rPr>
          <w:delText xml:space="preserve">log </w:delText>
        </w:r>
      </w:del>
      <w:ins w:id="736" w:author="brendanx" w:date="2019-11-08T16:56:00Z">
        <w:r w:rsidR="001E2175" w:rsidRPr="001E2175">
          <w:rPr>
            <w:b/>
            <w:rPrChange w:id="737" w:author="brendanx" w:date="2019-11-08T16:56:00Z">
              <w:rPr/>
            </w:rPrChange>
          </w:rPr>
          <w:t>Log</w:t>
        </w:r>
        <w:r w:rsidR="001E2175">
          <w:t xml:space="preserve"> </w:t>
        </w:r>
      </w:ins>
      <w:r>
        <w:t>window and you should see that a new audit log entry appeared, as shown below:</w:t>
      </w:r>
    </w:p>
    <w:p w14:paraId="5113CCC4" w14:textId="7384E789" w:rsidR="002A001A" w:rsidRDefault="00803BDC" w:rsidP="009937A4">
      <w:pPr>
        <w:pPrChange w:id="738" w:author="Nat Brace" w:date="2019-11-13T15:33:00Z">
          <w:pPr>
            <w:jc w:val="center"/>
          </w:pPr>
        </w:pPrChange>
      </w:pPr>
      <w:r>
        <w:rPr>
          <w:noProof/>
        </w:rPr>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34E3E206" w:rsidR="00803BDC" w:rsidRDefault="00803BDC" w:rsidP="00803BDC">
      <w:r>
        <w:t xml:space="preserve">Note that when audit log describes a change related to an item in the </w:t>
      </w:r>
      <w:r w:rsidRPr="001E2175">
        <w:rPr>
          <w:b/>
          <w:rPrChange w:id="739" w:author="brendanx" w:date="2019-11-08T16:57:00Z">
            <w:rPr/>
          </w:rPrChange>
        </w:rPr>
        <w:t>Targets</w:t>
      </w:r>
      <w:r>
        <w:t xml:space="preserve"> window, it uses a format </w:t>
      </w:r>
      <w:proofErr w:type="gramStart"/>
      <w:r>
        <w:t>similar to</w:t>
      </w:r>
      <w:proofErr w:type="gramEnd"/>
      <w:r>
        <w:t xml:space="preserve"> the one </w:t>
      </w:r>
      <w:del w:id="740" w:author="Nat Brace" w:date="2019-11-13T16:10:00Z">
        <w:r w:rsidDel="00CA6FB9">
          <w:delText xml:space="preserve">we saw </w:delText>
        </w:r>
      </w:del>
      <w:ins w:id="741" w:author="Nat Brace" w:date="2019-11-13T16:10:00Z">
        <w:r w:rsidR="00CA6FB9">
          <w:t xml:space="preserve">seen </w:t>
        </w:r>
      </w:ins>
      <w:r>
        <w:t xml:space="preserve">previously when changing document settings. Generally, the audit log will refer to items in the </w:t>
      </w:r>
      <w:r w:rsidRPr="001E2175">
        <w:rPr>
          <w:b/>
          <w:rPrChange w:id="742" w:author="brendanx" w:date="2019-11-08T16:57:00Z">
            <w:rPr/>
          </w:rPrChange>
        </w:rPr>
        <w:t>Targets</w:t>
      </w:r>
      <w:r>
        <w:t xml:space="preserve"> windows by</w:t>
      </w:r>
      <w:r w:rsidRPr="00800733">
        <w:rPr>
          <w:b/>
          <w:bCs/>
          <w:rPrChange w:id="743" w:author="Nat Brace" w:date="2019-11-13T14:50:00Z">
            <w:rPr/>
          </w:rPrChange>
        </w:rPr>
        <w:t xml:space="preserve"> </w:t>
      </w:r>
      <w:r w:rsidRPr="008B425A">
        <w:rPr>
          <w:b/>
          <w:bCs/>
          <w:rPrChange w:id="744" w:author="Nat Brace" w:date="2019-11-13T16:01:00Z">
            <w:rPr>
              <w:i/>
              <w:iCs/>
            </w:rPr>
          </w:rPrChange>
        </w:rPr>
        <w:t>Protein/Peptide List &gt; Peptide &gt; Transition group &gt; Transitio</w:t>
      </w:r>
      <w:r w:rsidRPr="008B425A">
        <w:rPr>
          <w:b/>
          <w:bCs/>
          <w:rPrChange w:id="745" w:author="Nat Brace" w:date="2019-11-13T16:01:00Z">
            <w:rPr/>
          </w:rPrChange>
        </w:rPr>
        <w:t>n</w:t>
      </w:r>
      <w:r>
        <w:t>.</w:t>
      </w:r>
      <w:r>
        <w:br/>
      </w:r>
    </w:p>
    <w:p w14:paraId="3D4D9F57" w14:textId="77777777" w:rsidR="001E2175" w:rsidRDefault="00803BDC" w:rsidP="00803BDC">
      <w:pPr>
        <w:rPr>
          <w:ins w:id="746" w:author="brendanx" w:date="2019-11-08T16:58:00Z"/>
        </w:rPr>
      </w:pPr>
      <w:commentRangeStart w:id="747"/>
      <w:r>
        <w:t>When an outside person reads this audit log</w:t>
      </w:r>
      <w:ins w:id="748" w:author="brendanx" w:date="2019-11-08T16:57:00Z">
        <w:r w:rsidR="001E2175">
          <w:t>,</w:t>
        </w:r>
      </w:ins>
      <w:r>
        <w:t xml:space="preserve"> this integration bound</w:t>
      </w:r>
      <w:ins w:id="749" w:author="brendanx" w:date="2019-11-08T16:57:00Z">
        <w:r w:rsidR="001E2175">
          <w:t>ary change</w:t>
        </w:r>
      </w:ins>
      <w:r>
        <w:t xml:space="preserve"> might seem arbitrary without any explanation. </w:t>
      </w:r>
    </w:p>
    <w:p w14:paraId="1828D7A5" w14:textId="77777777" w:rsidR="001E2175" w:rsidRDefault="00803BDC">
      <w:pPr>
        <w:pStyle w:val="ListParagraph"/>
        <w:numPr>
          <w:ilvl w:val="0"/>
          <w:numId w:val="13"/>
        </w:numPr>
        <w:rPr>
          <w:ins w:id="750" w:author="brendanx" w:date="2019-11-08T16:58:00Z"/>
        </w:rPr>
        <w:pPrChange w:id="751" w:author="brendanx" w:date="2019-11-08T16:58:00Z">
          <w:pPr/>
        </w:pPrChange>
      </w:pPr>
      <w:r>
        <w:t xml:space="preserve">Click in the </w:t>
      </w:r>
      <w:r w:rsidRPr="007F78D6">
        <w:rPr>
          <w:b/>
          <w:bCs/>
          <w:rPrChange w:id="752" w:author="Nat Brace" w:date="2019-11-13T14:50:00Z">
            <w:rPr/>
          </w:rPrChange>
        </w:rPr>
        <w:t>Reason</w:t>
      </w:r>
      <w:r>
        <w:t xml:space="preserve"> cell next to the log message</w:t>
      </w:r>
      <w:del w:id="753" w:author="brendanx" w:date="2019-11-08T16:58:00Z">
        <w:r w:rsidDel="001E2175">
          <w:delText xml:space="preserve"> to </w:delText>
        </w:r>
      </w:del>
      <w:ins w:id="754" w:author="brendanx" w:date="2019-11-08T16:58:00Z">
        <w:r w:rsidR="001E2175">
          <w:t>.</w:t>
        </w:r>
      </w:ins>
      <w:commentRangeEnd w:id="747"/>
      <w:r w:rsidR="008B425A">
        <w:rPr>
          <w:rStyle w:val="CommentReference"/>
        </w:rPr>
        <w:commentReference w:id="747"/>
      </w:r>
    </w:p>
    <w:p w14:paraId="1E601229" w14:textId="3CE5F536" w:rsidR="001E2175" w:rsidRDefault="00803BDC">
      <w:pPr>
        <w:pStyle w:val="ListParagraph"/>
        <w:numPr>
          <w:ilvl w:val="0"/>
          <w:numId w:val="13"/>
        </w:numPr>
        <w:rPr>
          <w:ins w:id="755" w:author="brendanx" w:date="2019-11-08T16:58:00Z"/>
        </w:rPr>
        <w:pPrChange w:id="756" w:author="brendanx" w:date="2019-11-08T16:58:00Z">
          <w:pPr/>
        </w:pPrChange>
      </w:pPr>
      <w:del w:id="757" w:author="brendanx" w:date="2019-11-08T16:58:00Z">
        <w:r w:rsidDel="001E2175">
          <w:lastRenderedPageBreak/>
          <w:delText xml:space="preserve">enter </w:delText>
        </w:r>
      </w:del>
      <w:ins w:id="758" w:author="brendanx" w:date="2019-11-08T16:58:00Z">
        <w:r w:rsidR="001E2175">
          <w:t xml:space="preserve">Enter </w:t>
        </w:r>
      </w:ins>
      <w:r>
        <w:t>a Reason such as “</w:t>
      </w:r>
      <w:r w:rsidRPr="001E2175">
        <w:rPr>
          <w:i/>
          <w:iCs/>
        </w:rPr>
        <w:t>Changed end boundary to better fit peak</w:t>
      </w:r>
      <w:r>
        <w:t>”</w:t>
      </w:r>
      <w:r w:rsidR="00D86E56">
        <w:t xml:space="preserve"> and </w:t>
      </w:r>
      <w:del w:id="759" w:author="brendanx" w:date="2019-11-08T16:58:00Z">
        <w:r w:rsidR="00D86E56" w:rsidDel="001E2175">
          <w:delText xml:space="preserve">hit </w:delText>
        </w:r>
      </w:del>
      <w:ins w:id="760" w:author="brendanx" w:date="2019-11-08T16:58:00Z">
        <w:r w:rsidR="001E2175">
          <w:t xml:space="preserve">press </w:t>
        </w:r>
      </w:ins>
      <w:del w:id="761" w:author="brendanx" w:date="2019-11-08T16:58:00Z">
        <w:r w:rsidR="00D86E56" w:rsidRPr="007F78D6" w:rsidDel="001E2175">
          <w:rPr>
            <w:b/>
            <w:bCs/>
            <w:rPrChange w:id="762" w:author="Nat Brace" w:date="2019-11-13T14:50:00Z">
              <w:rPr/>
            </w:rPrChange>
          </w:rPr>
          <w:delText>enter</w:delText>
        </w:r>
      </w:del>
      <w:ins w:id="763" w:author="brendanx" w:date="2019-11-08T16:58:00Z">
        <w:r w:rsidR="001E2175" w:rsidRPr="007F78D6">
          <w:rPr>
            <w:b/>
            <w:bCs/>
            <w:rPrChange w:id="764" w:author="Nat Brace" w:date="2019-11-13T14:50:00Z">
              <w:rPr/>
            </w:rPrChange>
          </w:rPr>
          <w:t>Enter</w:t>
        </w:r>
      </w:ins>
      <w:r w:rsidR="00D86E56">
        <w:t>.</w:t>
      </w:r>
      <w:r w:rsidR="00DB1886">
        <w:t xml:space="preserve"> </w:t>
      </w:r>
    </w:p>
    <w:p w14:paraId="5C1F0CB0" w14:textId="77777777" w:rsidR="001E2175" w:rsidRDefault="00DB1886">
      <w:pPr>
        <w:rPr>
          <w:ins w:id="765" w:author="brendanx" w:date="2019-11-08T16:58:00Z"/>
        </w:rPr>
      </w:pPr>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ins w:id="766" w:author="brendanx" w:date="2019-11-08T16:59:00Z"/>
          <w:b/>
          <w:bCs/>
        </w:rPr>
      </w:pPr>
    </w:p>
    <w:p w14:paraId="0713E9F1" w14:textId="5CFCEE8F" w:rsidR="00D86E56" w:rsidRDefault="0020566A" w:rsidP="000F47B8">
      <w:pPr>
        <w:pStyle w:val="Heading1"/>
        <w:pPrChange w:id="767" w:author="Nat Brace" w:date="2019-11-13T15:11:00Z">
          <w:pPr/>
        </w:pPrChange>
      </w:pPr>
      <w:r w:rsidRPr="0020566A">
        <w:t>Calibration Curve</w:t>
      </w:r>
    </w:p>
    <w:p w14:paraId="1EFAFC2D" w14:textId="6D098FAF" w:rsidR="0020566A" w:rsidRDefault="0020566A" w:rsidP="00803BDC">
      <w:del w:id="768" w:author="brendanx" w:date="2019-11-08T16:59:00Z">
        <w:r w:rsidDel="000343CD">
          <w:delText>We will now</w:delText>
        </w:r>
      </w:del>
      <w:ins w:id="769" w:author="brendanx" w:date="2019-11-08T16:59:00Z">
        <w:r w:rsidR="000343CD">
          <w:t>Next</w:t>
        </w:r>
      </w:ins>
      <w:r>
        <w:t xml:space="preserve"> view the calibration curve configured earlier</w:t>
      </w:r>
      <w:ins w:id="770" w:author="brendanx" w:date="2019-11-08T16:59:00Z">
        <w:r w:rsidR="000343CD">
          <w:t xml:space="preserve"> as follows</w:t>
        </w:r>
      </w:ins>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47B1194B" w:rsidR="006F72A7" w:rsidRDefault="00AB5769" w:rsidP="00B76D93">
      <w:r>
        <w:t xml:space="preserve">The curve fits the first three points, but not for the points </w:t>
      </w:r>
      <w:del w:id="771" w:author="brendanx" w:date="2019-11-08T16:59:00Z">
        <w:r w:rsidDel="000343CD">
          <w:delText xml:space="preserve">towards </w:delText>
        </w:r>
      </w:del>
      <w:ins w:id="772" w:author="brendanx" w:date="2019-11-08T16:59:00Z">
        <w:r w:rsidR="000343CD">
          <w:t xml:space="preserve">closer to </w:t>
        </w:r>
      </w:ins>
      <w:r>
        <w:t xml:space="preserve">zero. Use </w:t>
      </w:r>
      <w:r w:rsidR="00B76D93">
        <w:t xml:space="preserve">the scroll wheel to zoom in on the lower </w:t>
      </w:r>
      <w:r w:rsidR="006F72A7">
        <w:t>four points.</w:t>
      </w:r>
    </w:p>
    <w:p w14:paraId="0F88554A" w14:textId="3C1A776C" w:rsidR="00B76D93" w:rsidRDefault="006F72A7" w:rsidP="009937A4">
      <w:pPr>
        <w:pPrChange w:id="773" w:author="Nat Brace" w:date="2019-11-13T15:33:00Z">
          <w:pPr>
            <w:jc w:val="center"/>
          </w:pPr>
        </w:pPrChange>
      </w:pPr>
      <w:r>
        <w:rPr>
          <w:noProof/>
        </w:rPr>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045EC430" w:rsidR="006F72A7" w:rsidRDefault="006F72A7" w:rsidP="006F72A7">
      <w:del w:id="774" w:author="brendanx" w:date="2019-11-08T16:59:00Z">
        <w:r w:rsidDel="000343CD">
          <w:delText xml:space="preserve">We </w:delText>
        </w:r>
      </w:del>
      <w:ins w:id="775" w:author="brendanx" w:date="2019-11-08T16:59:00Z">
        <w:r w:rsidR="000343CD">
          <w:t xml:space="preserve">You </w:t>
        </w:r>
      </w:ins>
      <w:r>
        <w:t>can see that the last four points fall of</w:t>
      </w:r>
      <w:ins w:id="776" w:author="brendanx" w:date="2019-11-08T17:00:00Z">
        <w:r w:rsidR="000343CD">
          <w:t>f</w:t>
        </w:r>
      </w:ins>
      <w:r>
        <w:t xml:space="preserve"> </w:t>
      </w:r>
      <w:r w:rsidR="00AB5769">
        <w:t xml:space="preserve">the </w:t>
      </w:r>
      <w:r>
        <w:t xml:space="preserve">line, which indicates that </w:t>
      </w:r>
      <w:del w:id="777" w:author="brendanx" w:date="2019-11-08T17:00:00Z">
        <w:r w:rsidDel="000343CD">
          <w:delText xml:space="preserve">we </w:delText>
        </w:r>
      </w:del>
      <w:ins w:id="778" w:author="brendanx" w:date="2019-11-08T17:00:00Z">
        <w:r w:rsidR="000343CD">
          <w:t xml:space="preserve">they </w:t>
        </w:r>
      </w:ins>
      <w:del w:id="779" w:author="brendanx" w:date="2019-11-08T17:00:00Z">
        <w:r w:rsidDel="000343CD">
          <w:delText>are close to hitting our</w:delText>
        </w:r>
      </w:del>
      <w:ins w:id="780" w:author="brendanx" w:date="2019-11-08T17:00:00Z">
        <w:r w:rsidR="000343CD">
          <w:t>below the</w:t>
        </w:r>
      </w:ins>
      <w:r>
        <w:t xml:space="preserve"> limit of detection</w:t>
      </w:r>
      <w:ins w:id="781" w:author="brendanx" w:date="2019-11-08T17:00:00Z">
        <w:r w:rsidR="000343CD">
          <w:t xml:space="preserve"> for this peptide</w:t>
        </w:r>
      </w:ins>
      <w:r>
        <w:t>.</w:t>
      </w:r>
      <w:r w:rsidR="00AB5769">
        <w:t xml:space="preserve"> To create a better fit for the remaining points, </w:t>
      </w:r>
      <w:del w:id="782" w:author="brendanx" w:date="2019-11-08T17:01:00Z">
        <w:r w:rsidR="00AB5769" w:rsidDel="000343CD">
          <w:delText xml:space="preserve">we </w:delText>
        </w:r>
      </w:del>
      <w:ins w:id="783" w:author="brendanx" w:date="2019-11-08T17:01:00Z">
        <w:r w:rsidR="000343CD">
          <w:t xml:space="preserve">you </w:t>
        </w:r>
      </w:ins>
      <w:r w:rsidR="00AB5769">
        <w:t xml:space="preserve">can exclude </w:t>
      </w:r>
      <w:del w:id="784" w:author="brendanx" w:date="2019-11-08T17:01:00Z">
        <w:r w:rsidR="00AB5769" w:rsidDel="000343CD">
          <w:delText xml:space="preserve">all </w:delText>
        </w:r>
      </w:del>
      <w:ins w:id="785" w:author="brendanx" w:date="2019-11-08T17:01:00Z">
        <w:r w:rsidR="000343CD">
          <w:t xml:space="preserve">these </w:t>
        </w:r>
      </w:ins>
      <w:r w:rsidR="00AB5769">
        <w:t xml:space="preserve">points from the </w:t>
      </w:r>
      <w:del w:id="786" w:author="brendanx" w:date="2019-11-08T17:01:00Z">
        <w:r w:rsidR="00AB5769" w:rsidDel="000343CD">
          <w:delText xml:space="preserve">standard </w:delText>
        </w:r>
      </w:del>
      <w:ins w:id="787" w:author="brendanx" w:date="2019-11-08T17:01:00Z">
        <w:r w:rsidR="000343CD">
          <w:t xml:space="preserve">regression </w:t>
        </w:r>
      </w:ins>
      <w:r w:rsidR="00AB5769">
        <w:t>as follows:</w:t>
      </w:r>
    </w:p>
    <w:p w14:paraId="1192C77C" w14:textId="101B6956" w:rsidR="00AB5769" w:rsidRDefault="00AB5769" w:rsidP="00AB5769">
      <w:pPr>
        <w:pStyle w:val="ListParagraph"/>
        <w:numPr>
          <w:ilvl w:val="0"/>
          <w:numId w:val="9"/>
        </w:numPr>
        <w:rPr>
          <w:b/>
          <w:bCs/>
        </w:rPr>
      </w:pPr>
      <w:r>
        <w:t>For each of the lowest four points, right</w:t>
      </w:r>
      <w:ins w:id="788" w:author="brendanx" w:date="2019-11-08T17:01:00Z">
        <w:r w:rsidR="000343CD">
          <w:t>-</w:t>
        </w:r>
      </w:ins>
      <w:del w:id="789" w:author="brendanx" w:date="2019-11-08T17:01:00Z">
        <w:r w:rsidDel="000343CD">
          <w:delText xml:space="preserve"> </w:delText>
        </w:r>
      </w:del>
      <w:r>
        <w:t xml:space="preserve">click </w:t>
      </w:r>
      <w:del w:id="790" w:author="brendanx" w:date="2019-11-08T17:01:00Z">
        <w:r w:rsidDel="000343CD">
          <w:delText xml:space="preserve">it </w:delText>
        </w:r>
      </w:del>
      <w:ins w:id="791" w:author="brendanx" w:date="2019-11-08T17:01:00Z">
        <w:r w:rsidR="000343CD">
          <w:t xml:space="preserve">on the point </w:t>
        </w:r>
      </w:ins>
      <w:r>
        <w:t xml:space="preserve">and click </w:t>
      </w:r>
      <w:r w:rsidRPr="00AB5769">
        <w:rPr>
          <w:b/>
          <w:bCs/>
        </w:rPr>
        <w:t xml:space="preserve">Exclude </w:t>
      </w:r>
      <w:del w:id="792" w:author="brendanx" w:date="2019-11-08T17:01:00Z">
        <w:r w:rsidRPr="00AB5769" w:rsidDel="000343CD">
          <w:rPr>
            <w:b/>
            <w:bCs/>
          </w:rPr>
          <w:delText>standard</w:delText>
        </w:r>
      </w:del>
      <w:ins w:id="793" w:author="brendanx" w:date="2019-11-08T17:01:00Z">
        <w:r w:rsidR="000343CD">
          <w:rPr>
            <w:b/>
            <w:bCs/>
          </w:rPr>
          <w:t>S</w:t>
        </w:r>
        <w:r w:rsidR="000343CD" w:rsidRPr="00AB5769">
          <w:rPr>
            <w:b/>
            <w:bCs/>
          </w:rPr>
          <w:t>tandard</w:t>
        </w:r>
        <w:r w:rsidR="000343CD">
          <w:rPr>
            <w:bCs/>
          </w:rPr>
          <w:t>.</w:t>
        </w:r>
      </w:ins>
    </w:p>
    <w:p w14:paraId="02417632" w14:textId="4A0DC534" w:rsidR="00AB5769" w:rsidRDefault="00AB5769" w:rsidP="00AB5769">
      <w:r>
        <w:t xml:space="preserve">If you zoom out on the other </w:t>
      </w:r>
      <w:del w:id="794" w:author="brendanx" w:date="2019-11-08T17:02:00Z">
        <w:r w:rsidDel="000343CD">
          <w:delText xml:space="preserve">three </w:delText>
        </w:r>
      </w:del>
      <w:ins w:id="795" w:author="brendanx" w:date="2019-11-08T17:02:00Z">
        <w:r w:rsidR="000343CD">
          <w:t>f</w:t>
        </w:r>
      </w:ins>
      <w:ins w:id="796" w:author="brendanx" w:date="2019-11-08T17:03:00Z">
        <w:r w:rsidR="000343CD">
          <w:t>our</w:t>
        </w:r>
      </w:ins>
      <w:ins w:id="797" w:author="brendanx" w:date="2019-11-08T17:02:00Z">
        <w:r w:rsidR="000343CD">
          <w:t xml:space="preserve"> </w:t>
        </w:r>
      </w:ins>
      <w:r>
        <w:t xml:space="preserve">points, you should see that the curve fits them </w:t>
      </w:r>
      <w:del w:id="798" w:author="brendanx" w:date="2019-11-08T17:03:00Z">
        <w:r w:rsidDel="000343CD">
          <w:delText xml:space="preserve">even </w:delText>
        </w:r>
      </w:del>
      <w:r>
        <w:t>better now, and the R-Squared value in the top left corner of the graph should become 1.</w:t>
      </w:r>
    </w:p>
    <w:p w14:paraId="028248D6" w14:textId="4C49B838" w:rsidR="00AB5769" w:rsidDel="000343CD" w:rsidRDefault="00C03F84" w:rsidP="00AB5769">
      <w:pPr>
        <w:rPr>
          <w:del w:id="799" w:author="brendanx" w:date="2019-11-08T17:03:00Z"/>
        </w:rPr>
      </w:pPr>
      <w:del w:id="800" w:author="brendanx" w:date="2019-11-08T17:03:00Z">
        <w:r w:rsidDel="000343CD">
          <w:delText>Navigate back to the audit log.</w:delText>
        </w:r>
      </w:del>
    </w:p>
    <w:p w14:paraId="72E588D0" w14:textId="0D2EC4B2" w:rsidR="00DA0800" w:rsidRDefault="000343CD" w:rsidP="00AB5769">
      <w:ins w:id="801" w:author="brendanx" w:date="2019-11-08T17:03:00Z">
        <w:r>
          <w:t xml:space="preserve">Review the </w:t>
        </w:r>
      </w:ins>
      <w:ins w:id="802" w:author="brendanx" w:date="2019-11-08T17:04:00Z">
        <w:r>
          <w:rPr>
            <w:b/>
          </w:rPr>
          <w:t xml:space="preserve">Audit Log </w:t>
        </w:r>
        <w:r>
          <w:t xml:space="preserve">grid and, </w:t>
        </w:r>
      </w:ins>
      <w:del w:id="803" w:author="brendanx" w:date="2019-11-08T17:04:00Z">
        <w:r w:rsidR="00730F9F" w:rsidDel="000343CD">
          <w:delText>Y</w:delText>
        </w:r>
      </w:del>
      <w:ins w:id="804" w:author="brendanx" w:date="2019-11-08T17:04:00Z">
        <w:r>
          <w:t>y</w:t>
        </w:r>
      </w:ins>
      <w:r w:rsidR="00730F9F">
        <w:t xml:space="preserve">ou should see four new audit log entries, one for each </w:t>
      </w:r>
      <w:del w:id="805" w:author="brendanx" w:date="2019-11-08T17:04:00Z">
        <w:r w:rsidR="00730F9F" w:rsidDel="000343CD">
          <w:delText>replicate we</w:delText>
        </w:r>
      </w:del>
      <w:ins w:id="806" w:author="brendanx" w:date="2019-11-08T17:04:00Z">
        <w:r>
          <w:t>point you</w:t>
        </w:r>
      </w:ins>
      <w:r w:rsidR="00730F9F">
        <w:t xml:space="preserve"> excluded from the calibration:</w:t>
      </w:r>
    </w:p>
    <w:p w14:paraId="13D36035" w14:textId="6ABE81EE" w:rsidR="00730F9F" w:rsidRDefault="00DA0800" w:rsidP="009937A4">
      <w:pPr>
        <w:pPrChange w:id="807" w:author="Nat Brace" w:date="2019-11-13T15:33:00Z">
          <w:pPr>
            <w:jc w:val="center"/>
          </w:pPr>
        </w:pPrChange>
      </w:pPr>
      <w:r>
        <w:rPr>
          <w:noProof/>
        </w:rPr>
        <w:lastRenderedPageBreak/>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7777777" w:rsidR="000343CD" w:rsidRDefault="00DA0800" w:rsidP="00DA0800">
      <w:pPr>
        <w:rPr>
          <w:ins w:id="808" w:author="brendanx" w:date="2019-11-08T17:05:00Z"/>
        </w:rPr>
      </w:pPr>
      <w:del w:id="809" w:author="brendanx" w:date="2019-11-08T17:05:00Z">
        <w:r w:rsidDel="000343CD">
          <w:delText xml:space="preserve">We </w:delText>
        </w:r>
      </w:del>
      <w:ins w:id="810" w:author="brendanx" w:date="2019-11-08T17:05:00Z">
        <w:r w:rsidR="000343CD">
          <w:t xml:space="preserve">You </w:t>
        </w:r>
      </w:ins>
      <w:r>
        <w:t xml:space="preserve">will again add a reason to explain why </w:t>
      </w:r>
      <w:del w:id="811" w:author="brendanx" w:date="2019-11-08T17:05:00Z">
        <w:r w:rsidDel="000343CD">
          <w:delText>we chose to exclude those standards</w:delText>
        </w:r>
      </w:del>
      <w:ins w:id="812" w:author="brendanx" w:date="2019-11-08T17:05:00Z">
        <w:r w:rsidR="000343CD">
          <w:t>the replicates were excluded</w:t>
        </w:r>
      </w:ins>
      <w:r>
        <w:t>.</w:t>
      </w:r>
      <w:del w:id="813" w:author="brendanx" w:date="2019-11-08T17:05:00Z">
        <w:r w:rsidR="006417A2" w:rsidDel="000343CD">
          <w:delText xml:space="preserve"> </w:delText>
        </w:r>
      </w:del>
    </w:p>
    <w:p w14:paraId="53A26C2A" w14:textId="42DCBB7E" w:rsidR="00942F02" w:rsidDel="000343CD" w:rsidRDefault="006417A2">
      <w:pPr>
        <w:pStyle w:val="ListParagraph"/>
        <w:numPr>
          <w:ilvl w:val="0"/>
          <w:numId w:val="9"/>
        </w:numPr>
        <w:rPr>
          <w:del w:id="814" w:author="brendanx" w:date="2019-11-08T17:06:00Z"/>
        </w:rPr>
        <w:pPrChange w:id="815" w:author="brendanx" w:date="2019-11-08T17:05:00Z">
          <w:pPr/>
        </w:pPrChange>
      </w:pPr>
      <w:r>
        <w:t>Click on any of the four reason cells and enter something like “</w:t>
      </w:r>
      <w:r w:rsidRPr="000343CD">
        <w:rPr>
          <w:i/>
          <w:iCs/>
        </w:rPr>
        <w:t>Excluded standard since it was below LOD</w:t>
      </w:r>
      <w:r>
        <w:t>”</w:t>
      </w:r>
      <w:r w:rsidR="00942F02">
        <w:t xml:space="preserve"> and </w:t>
      </w:r>
      <w:ins w:id="816" w:author="brendanx" w:date="2019-11-08T17:06:00Z">
        <w:r w:rsidR="000343CD">
          <w:t xml:space="preserve">press </w:t>
        </w:r>
      </w:ins>
      <w:del w:id="817" w:author="brendanx" w:date="2019-11-08T17:06:00Z">
        <w:r w:rsidR="00942F02" w:rsidRPr="007F78D6" w:rsidDel="000343CD">
          <w:rPr>
            <w:b/>
            <w:bCs/>
            <w:rPrChange w:id="818" w:author="Nat Brace" w:date="2019-11-13T14:50:00Z">
              <w:rPr/>
            </w:rPrChange>
          </w:rPr>
          <w:delText>hit e</w:delText>
        </w:r>
      </w:del>
      <w:ins w:id="819" w:author="brendanx" w:date="2019-11-08T17:06:00Z">
        <w:r w:rsidR="000343CD" w:rsidRPr="007F78D6">
          <w:rPr>
            <w:b/>
            <w:bCs/>
            <w:rPrChange w:id="820" w:author="Nat Brace" w:date="2019-11-13T14:50:00Z">
              <w:rPr/>
            </w:rPrChange>
          </w:rPr>
          <w:t>E</w:t>
        </w:r>
      </w:ins>
      <w:r w:rsidR="00942F02" w:rsidRPr="007F78D6">
        <w:rPr>
          <w:b/>
          <w:bCs/>
          <w:rPrChange w:id="821" w:author="Nat Brace" w:date="2019-11-13T14:50:00Z">
            <w:rPr/>
          </w:rPrChange>
        </w:rPr>
        <w:t>nter</w:t>
      </w:r>
      <w:r w:rsidR="00942F02">
        <w:t>.</w:t>
      </w:r>
    </w:p>
    <w:p w14:paraId="3C0E4322" w14:textId="0A323E41" w:rsidR="00942F02" w:rsidDel="000343CD" w:rsidRDefault="00942F02">
      <w:pPr>
        <w:pStyle w:val="ListParagraph"/>
        <w:numPr>
          <w:ilvl w:val="0"/>
          <w:numId w:val="9"/>
        </w:numPr>
        <w:rPr>
          <w:del w:id="822" w:author="brendanx" w:date="2019-11-08T17:06:00Z"/>
        </w:rPr>
        <w:pPrChange w:id="823" w:author="brendanx" w:date="2019-11-08T17:06:00Z">
          <w:pPr/>
        </w:pPrChange>
      </w:pPr>
    </w:p>
    <w:p w14:paraId="448B015B" w14:textId="23BFCD50" w:rsidR="00942F02" w:rsidRDefault="00942F02">
      <w:pPr>
        <w:pStyle w:val="ListParagraph"/>
        <w:numPr>
          <w:ilvl w:val="0"/>
          <w:numId w:val="9"/>
        </w:numPr>
        <w:pPrChange w:id="824" w:author="brendanx" w:date="2019-11-08T17:06:00Z">
          <w:pPr/>
        </w:pPrChange>
      </w:pPr>
    </w:p>
    <w:p w14:paraId="103433F5" w14:textId="3DB9F2D4" w:rsidR="00942F02" w:rsidRDefault="00942F02" w:rsidP="00DA0800"/>
    <w:p w14:paraId="21A58B08" w14:textId="7F51DD98" w:rsidR="00942F02" w:rsidRDefault="00942F02" w:rsidP="000F47B8">
      <w:pPr>
        <w:pStyle w:val="Heading1"/>
        <w:pPrChange w:id="825" w:author="Nat Brace" w:date="2019-11-13T15:11:00Z">
          <w:pPr/>
        </w:pPrChange>
      </w:pPr>
      <w:r w:rsidRPr="00942F02">
        <w:t>Customizing the audit log</w:t>
      </w:r>
    </w:p>
    <w:p w14:paraId="1E8E53C2" w14:textId="0B761C18" w:rsidR="00EE4828" w:rsidRDefault="00EE4828" w:rsidP="00DA0800">
      <w:del w:id="826" w:author="brendanx" w:date="2019-11-08T17:06:00Z">
        <w:r w:rsidDel="00030830">
          <w:delText xml:space="preserve">We </w:delText>
        </w:r>
      </w:del>
      <w:ins w:id="827" w:author="brendanx" w:date="2019-11-08T17:06:00Z">
        <w:r w:rsidR="00030830">
          <w:t xml:space="preserve">You </w:t>
        </w:r>
      </w:ins>
      <w:r>
        <w:t>now have a large audit log and it</w:t>
      </w:r>
      <w:ins w:id="828" w:author="brendanx" w:date="2019-11-08T17:07:00Z">
        <w:r w:rsidR="00030830">
          <w:t xml:space="preserve"> has</w:t>
        </w:r>
      </w:ins>
      <w:r>
        <w:t xml:space="preserve"> become</w:t>
      </w:r>
      <w:del w:id="829" w:author="brendanx" w:date="2019-11-08T17:07:00Z">
        <w:r w:rsidDel="00030830">
          <w:delText>s</w:delText>
        </w:r>
      </w:del>
      <w:r>
        <w:t xml:space="preserve"> difficult to see all changes at once. The audit log is based on the document grid and </w:t>
      </w:r>
      <w:del w:id="830" w:author="brendanx" w:date="2019-11-08T17:07:00Z">
        <w:r w:rsidDel="00030830">
          <w:delText xml:space="preserve">thus </w:delText>
        </w:r>
      </w:del>
      <w:r>
        <w:t>can</w:t>
      </w:r>
      <w:ins w:id="831" w:author="brendanx" w:date="2019-11-08T17:07:00Z">
        <w:r w:rsidR="00030830">
          <w:t>, therefore,</w:t>
        </w:r>
      </w:ins>
      <w:r>
        <w:t xml:space="preserve"> be customized just like the document grid:</w:t>
      </w:r>
    </w:p>
    <w:p w14:paraId="77C91CA1" w14:textId="4D207832" w:rsidR="00EE4828" w:rsidRDefault="00EE4828">
      <w:pPr>
        <w:pStyle w:val="ListParagraph"/>
        <w:numPr>
          <w:ilvl w:val="0"/>
          <w:numId w:val="9"/>
        </w:numPr>
        <w:pPrChange w:id="832" w:author="brendanx" w:date="2019-11-08T17:08:00Z">
          <w:pPr>
            <w:pStyle w:val="ListParagraph"/>
            <w:numPr>
              <w:numId w:val="9"/>
            </w:numPr>
            <w:ind w:hanging="360"/>
            <w:jc w:val="center"/>
          </w:pPr>
        </w:pPrChange>
      </w:pPr>
      <w:r>
        <w:t xml:space="preserve">In the top left corner of the audit log, click on the </w:t>
      </w:r>
      <w:r>
        <w:rPr>
          <w:b/>
          <w:bCs/>
        </w:rPr>
        <w:t>Reports</w:t>
      </w:r>
      <w:r>
        <w:t xml:space="preserve"> drop down list</w:t>
      </w:r>
      <w:ins w:id="833" w:author="brendanx" w:date="2019-11-08T17:08:00Z">
        <w:r w:rsidR="00030830">
          <w:t>.</w:t>
        </w:r>
      </w:ins>
    </w:p>
    <w:p w14:paraId="62F46B1F" w14:textId="013CB13E" w:rsidR="00EE4828" w:rsidRDefault="00EE4828" w:rsidP="00EE4828">
      <w:r>
        <w:t>There are three default reports you can select:</w:t>
      </w:r>
    </w:p>
    <w:p w14:paraId="46D843E4" w14:textId="71AFE7D5" w:rsidR="00EE4828" w:rsidRDefault="00EE4828" w:rsidP="009937A4">
      <w:pPr>
        <w:pStyle w:val="ListParagraph"/>
        <w:rPr>
          <w:ins w:id="834" w:author="brendanx" w:date="2019-11-08T17:08:00Z"/>
        </w:rPr>
        <w:pPrChange w:id="835" w:author="Nat Brace" w:date="2019-11-13T15:33:00Z">
          <w:pPr>
            <w:pStyle w:val="ListParagraph"/>
            <w:jc w:val="center"/>
          </w:pPr>
        </w:pPrChange>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7777777" w:rsidR="00030830" w:rsidRDefault="00EE4828" w:rsidP="000636BC">
      <w:pPr>
        <w:pStyle w:val="ListParagraph"/>
        <w:numPr>
          <w:ilvl w:val="0"/>
          <w:numId w:val="9"/>
        </w:numPr>
        <w:rPr>
          <w:ins w:id="836" w:author="brendanx" w:date="2019-11-08T17:08:00Z"/>
        </w:rPr>
      </w:pPr>
      <w:r>
        <w:t xml:space="preserve">Click on the </w:t>
      </w:r>
      <w:r w:rsidRPr="000636BC">
        <w:rPr>
          <w:b/>
          <w:bCs/>
        </w:rPr>
        <w:t xml:space="preserve">Undo Redo </w:t>
      </w:r>
      <w:r>
        <w:t>report to select it</w:t>
      </w:r>
      <w:del w:id="837" w:author="brendanx" w:date="2019-11-08T17:08:00Z">
        <w:r w:rsidDel="00030830">
          <w:delText xml:space="preserve"> and </w:delText>
        </w:r>
      </w:del>
      <w:ins w:id="838" w:author="brendanx" w:date="2019-11-08T17:08:00Z">
        <w:r w:rsidR="00030830">
          <w:t>.</w:t>
        </w:r>
      </w:ins>
    </w:p>
    <w:p w14:paraId="0BD5B364" w14:textId="0C0265D7" w:rsidR="00EE4828" w:rsidRDefault="00EE4828" w:rsidP="000636BC">
      <w:pPr>
        <w:pStyle w:val="ListParagraph"/>
        <w:numPr>
          <w:ilvl w:val="0"/>
          <w:numId w:val="9"/>
        </w:numPr>
      </w:pPr>
      <w:del w:id="839" w:author="brendanx" w:date="2019-11-08T17:08:00Z">
        <w:r w:rsidDel="00030830">
          <w:delText xml:space="preserve">readjust </w:delText>
        </w:r>
      </w:del>
      <w:ins w:id="840" w:author="brendanx" w:date="2019-11-08T17:09:00Z">
        <w:r w:rsidR="00030830">
          <w:t>A</w:t>
        </w:r>
      </w:ins>
      <w:ins w:id="841" w:author="brendanx" w:date="2019-11-08T17:08:00Z">
        <w:r w:rsidR="00030830">
          <w:t xml:space="preserve">djust </w:t>
        </w:r>
      </w:ins>
      <w:del w:id="842" w:author="brendanx" w:date="2019-11-08T17:09:00Z">
        <w:r w:rsidDel="00030830">
          <w:delText xml:space="preserve">row </w:delText>
        </w:r>
      </w:del>
      <w:ins w:id="843" w:author="brendanx" w:date="2019-11-08T17:09:00Z">
        <w:r w:rsidR="00030830">
          <w:t xml:space="preserve">the column </w:t>
        </w:r>
      </w:ins>
      <w:r>
        <w:t>widths to make sure all cells are completely visible</w:t>
      </w:r>
      <w:ins w:id="844" w:author="brendanx" w:date="2019-11-08T17:08:00Z">
        <w:r w:rsidR="00030830">
          <w:t>.</w:t>
        </w:r>
      </w:ins>
    </w:p>
    <w:p w14:paraId="4D4B5142" w14:textId="3FA520A5" w:rsidR="00EE4828" w:rsidRDefault="00EE4828" w:rsidP="009937A4">
      <w:pPr>
        <w:pPrChange w:id="845" w:author="Nat Brace" w:date="2019-11-13T15:33:00Z">
          <w:pPr>
            <w:jc w:val="center"/>
          </w:pPr>
        </w:pPrChange>
      </w:pPr>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1E56D0CD" w:rsidR="00EE4828" w:rsidRDefault="00EE4828" w:rsidP="00EE4828">
      <w:r>
        <w:lastRenderedPageBreak/>
        <w:t xml:space="preserve">Now the audit log only displays the Undo Redo messages and not the detail messages, </w:t>
      </w:r>
      <w:del w:id="846" w:author="brendanx" w:date="2019-11-08T17:09:00Z">
        <w:r w:rsidDel="002764B4">
          <w:delText>giving us</w:delText>
        </w:r>
      </w:del>
      <w:ins w:id="847" w:author="brendanx" w:date="2019-11-08T17:09:00Z">
        <w:r w:rsidR="002764B4">
          <w:t>presenting</w:t>
        </w:r>
      </w:ins>
      <w:r>
        <w:t xml:space="preserve"> a much better overview of what </w:t>
      </w:r>
      <w:del w:id="848" w:author="brendanx" w:date="2019-11-08T17:10:00Z">
        <w:r w:rsidDel="002764B4">
          <w:delText xml:space="preserve">we </w:delText>
        </w:r>
      </w:del>
      <w:ins w:id="849" w:author="brendanx" w:date="2019-11-08T17:10:00Z">
        <w:r w:rsidR="002764B4">
          <w:t xml:space="preserve">you </w:t>
        </w:r>
      </w:ins>
      <w:r>
        <w:t>changed in the document.</w:t>
      </w:r>
      <w:r w:rsidR="003A6E80">
        <w:t xml:space="preserve"> Going from bottom to top, </w:t>
      </w:r>
      <w:del w:id="850" w:author="brendanx" w:date="2019-11-08T17:10:00Z">
        <w:r w:rsidR="003A6E80" w:rsidDel="002764B4">
          <w:delText>we can summarize what we did</w:delText>
        </w:r>
      </w:del>
      <w:ins w:id="851" w:author="brendanx" w:date="2019-11-08T17:10:00Z">
        <w:r w:rsidR="002764B4">
          <w:t>your changes can be summarized as follows</w:t>
        </w:r>
      </w:ins>
      <w:r w:rsidR="003A6E80">
        <w:t>:</w:t>
      </w:r>
    </w:p>
    <w:p w14:paraId="13798599" w14:textId="77777777" w:rsidR="002764B4" w:rsidRDefault="003A6E80">
      <w:pPr>
        <w:pStyle w:val="ListParagraph"/>
        <w:numPr>
          <w:ilvl w:val="0"/>
          <w:numId w:val="14"/>
        </w:numPr>
        <w:rPr>
          <w:ins w:id="852" w:author="brendanx" w:date="2019-11-08T17:11:00Z"/>
        </w:rPr>
        <w:pPrChange w:id="853" w:author="brendanx" w:date="2019-11-08T17:11:00Z">
          <w:pPr/>
        </w:pPrChange>
      </w:pPr>
      <w:del w:id="854" w:author="brendanx" w:date="2019-11-08T17:10:00Z">
        <w:r w:rsidDel="002764B4">
          <w:delText xml:space="preserve">We </w:delText>
        </w:r>
      </w:del>
      <w:ins w:id="855" w:author="brendanx" w:date="2019-11-08T17:10:00Z">
        <w:r w:rsidR="002764B4">
          <w:t xml:space="preserve">You </w:t>
        </w:r>
      </w:ins>
      <w:r>
        <w:t xml:space="preserve">first configured the Transition settings and Peptide settings to include the correct transitions and modifications. </w:t>
      </w:r>
    </w:p>
    <w:p w14:paraId="71E0502D" w14:textId="77777777" w:rsidR="002764B4" w:rsidRDefault="003A6E80">
      <w:pPr>
        <w:pStyle w:val="ListParagraph"/>
        <w:numPr>
          <w:ilvl w:val="0"/>
          <w:numId w:val="14"/>
        </w:numPr>
        <w:rPr>
          <w:ins w:id="856" w:author="brendanx" w:date="2019-11-08T17:11:00Z"/>
        </w:rPr>
        <w:pPrChange w:id="857" w:author="brendanx" w:date="2019-11-08T17:11:00Z">
          <w:pPr/>
        </w:pPrChange>
      </w:pPr>
      <w:del w:id="858" w:author="brendanx" w:date="2019-11-08T17:11:00Z">
        <w:r w:rsidDel="002764B4">
          <w:delText xml:space="preserve">Next, we </w:delText>
        </w:r>
      </w:del>
      <w:ins w:id="859" w:author="brendanx" w:date="2019-11-08T17:11:00Z">
        <w:r w:rsidR="002764B4">
          <w:t xml:space="preserve">You </w:t>
        </w:r>
      </w:ins>
      <w:r>
        <w:t>inserted the peptide</w:t>
      </w:r>
      <w:ins w:id="860" w:author="brendanx" w:date="2019-11-08T17:11:00Z">
        <w:r w:rsidR="002764B4">
          <w:t>.</w:t>
        </w:r>
      </w:ins>
    </w:p>
    <w:p w14:paraId="74FDA6EB" w14:textId="65816538" w:rsidR="002764B4" w:rsidRDefault="002764B4">
      <w:pPr>
        <w:pStyle w:val="ListParagraph"/>
        <w:numPr>
          <w:ilvl w:val="0"/>
          <w:numId w:val="14"/>
        </w:numPr>
        <w:rPr>
          <w:ins w:id="861" w:author="brendanx" w:date="2019-11-08T17:11:00Z"/>
        </w:rPr>
        <w:pPrChange w:id="862" w:author="brendanx" w:date="2019-11-08T17:11:00Z">
          <w:pPr/>
        </w:pPrChange>
      </w:pPr>
      <w:ins w:id="863" w:author="brendanx" w:date="2019-11-08T17:11:00Z">
        <w:r>
          <w:t>You</w:t>
        </w:r>
      </w:ins>
      <w:del w:id="864" w:author="brendanx" w:date="2019-11-08T17:11:00Z">
        <w:r w:rsidR="003A6E80" w:rsidDel="002764B4">
          <w:delText xml:space="preserve"> and</w:delText>
        </w:r>
      </w:del>
      <w:r w:rsidR="003A6E80">
        <w:t xml:space="preserve"> imported the results.</w:t>
      </w:r>
      <w:del w:id="865" w:author="brendanx" w:date="2019-11-08T17:11:00Z">
        <w:r w:rsidR="003A6E80" w:rsidDel="002764B4">
          <w:delText xml:space="preserve"> </w:delText>
        </w:r>
      </w:del>
    </w:p>
    <w:p w14:paraId="3DE36673" w14:textId="77777777" w:rsidR="002764B4" w:rsidRDefault="003A6E80">
      <w:pPr>
        <w:pStyle w:val="ListParagraph"/>
        <w:numPr>
          <w:ilvl w:val="0"/>
          <w:numId w:val="14"/>
        </w:numPr>
        <w:rPr>
          <w:ins w:id="866" w:author="brendanx" w:date="2019-11-08T17:12:00Z"/>
        </w:rPr>
        <w:pPrChange w:id="867" w:author="brendanx" w:date="2019-11-08T17:11:00Z">
          <w:pPr/>
        </w:pPrChange>
      </w:pPr>
      <w:del w:id="868" w:author="brendanx" w:date="2019-11-08T17:11:00Z">
        <w:r w:rsidDel="002764B4">
          <w:delText xml:space="preserve">We </w:delText>
        </w:r>
      </w:del>
      <w:ins w:id="869" w:author="brendanx" w:date="2019-11-08T17:11:00Z">
        <w:r w:rsidR="002764B4">
          <w:t xml:space="preserve">You </w:t>
        </w:r>
      </w:ins>
      <w:r>
        <w:t>then started configuring the calibration curve, by configuring quantification settings</w:t>
      </w:r>
      <w:ins w:id="870" w:author="brendanx" w:date="2019-11-08T17:12:00Z">
        <w:r w:rsidR="002764B4">
          <w:t>.</w:t>
        </w:r>
      </w:ins>
    </w:p>
    <w:p w14:paraId="4C268323" w14:textId="77777777" w:rsidR="002764B4" w:rsidRDefault="002764B4">
      <w:pPr>
        <w:pStyle w:val="ListParagraph"/>
        <w:numPr>
          <w:ilvl w:val="0"/>
          <w:numId w:val="14"/>
        </w:numPr>
        <w:rPr>
          <w:ins w:id="871" w:author="brendanx" w:date="2019-11-08T17:12:00Z"/>
        </w:rPr>
        <w:pPrChange w:id="872" w:author="brendanx" w:date="2019-11-08T17:11:00Z">
          <w:pPr/>
        </w:pPrChange>
      </w:pPr>
      <w:ins w:id="873" w:author="brendanx" w:date="2019-11-08T17:12:00Z">
        <w:r>
          <w:t>You</w:t>
        </w:r>
      </w:ins>
      <w:del w:id="874" w:author="brendanx" w:date="2019-11-08T17:12:00Z">
        <w:r w:rsidR="003A6E80" w:rsidDel="002764B4">
          <w:delText xml:space="preserve"> and </w:delText>
        </w:r>
        <w:r w:rsidR="00F36E2B" w:rsidDel="002764B4">
          <w:delText>pasting</w:delText>
        </w:r>
      </w:del>
      <w:ins w:id="875" w:author="brendanx" w:date="2019-11-08T17:12:00Z">
        <w:r>
          <w:t xml:space="preserve"> pasted</w:t>
        </w:r>
      </w:ins>
      <w:r w:rsidR="00F36E2B">
        <w:t xml:space="preserve"> the standard and analyte concentration information into the document grid. </w:t>
      </w:r>
    </w:p>
    <w:p w14:paraId="3644B258" w14:textId="77777777" w:rsidR="002764B4" w:rsidRDefault="00F36E2B">
      <w:pPr>
        <w:pStyle w:val="ListParagraph"/>
        <w:numPr>
          <w:ilvl w:val="0"/>
          <w:numId w:val="14"/>
        </w:numPr>
        <w:rPr>
          <w:ins w:id="876" w:author="brendanx" w:date="2019-11-08T17:12:00Z"/>
        </w:rPr>
        <w:pPrChange w:id="877" w:author="brendanx" w:date="2019-11-08T17:11:00Z">
          <w:pPr/>
        </w:pPrChange>
      </w:pPr>
      <w:del w:id="878" w:author="brendanx" w:date="2019-11-08T17:12:00Z">
        <w:r w:rsidDel="002764B4">
          <w:delText xml:space="preserve">We </w:delText>
        </w:r>
      </w:del>
      <w:ins w:id="879" w:author="brendanx" w:date="2019-11-08T17:12:00Z">
        <w:r w:rsidR="002764B4">
          <w:t xml:space="preserve">You </w:t>
        </w:r>
      </w:ins>
      <w:r>
        <w:t>adjust</w:t>
      </w:r>
      <w:ins w:id="880" w:author="brendanx" w:date="2019-11-08T17:12:00Z">
        <w:r w:rsidR="002764B4">
          <w:t>ed</w:t>
        </w:r>
      </w:ins>
      <w:r>
        <w:t xml:space="preserve"> one of the peak boundaries and provided a reason for it.</w:t>
      </w:r>
      <w:r w:rsidR="001B1E2F">
        <w:t xml:space="preserve"> </w:t>
      </w:r>
    </w:p>
    <w:p w14:paraId="52C8915C" w14:textId="35A8D158" w:rsidR="003A6E80" w:rsidRDefault="001B1E2F">
      <w:pPr>
        <w:pStyle w:val="ListParagraph"/>
        <w:numPr>
          <w:ilvl w:val="0"/>
          <w:numId w:val="14"/>
        </w:numPr>
        <w:pPrChange w:id="881" w:author="brendanx" w:date="2019-11-08T17:11:00Z">
          <w:pPr/>
        </w:pPrChange>
      </w:pPr>
      <w:del w:id="882" w:author="brendanx" w:date="2019-11-08T17:12:00Z">
        <w:r w:rsidDel="002764B4">
          <w:delText>After inspecting the calibration curve, we</w:delText>
        </w:r>
      </w:del>
      <w:ins w:id="883" w:author="brendanx" w:date="2019-11-08T17:12:00Z">
        <w:r w:rsidR="002764B4">
          <w:t>Finally, you</w:t>
        </w:r>
      </w:ins>
      <w:r>
        <w:t xml:space="preserve"> excluded four standards</w:t>
      </w:r>
      <w:ins w:id="884" w:author="brendanx" w:date="2019-11-08T17:12:00Z">
        <w:r w:rsidR="002764B4">
          <w:t xml:space="preserve"> from the calibration curve</w:t>
        </w:r>
      </w:ins>
      <w:r>
        <w:t xml:space="preserve">, </w:t>
      </w:r>
      <w:del w:id="885" w:author="brendanx" w:date="2019-11-08T17:13:00Z">
        <w:r w:rsidDel="002764B4">
          <w:delText>for which we also provided</w:delText>
        </w:r>
      </w:del>
      <w:ins w:id="886" w:author="brendanx" w:date="2019-11-08T17:13:00Z">
        <w:r w:rsidR="002764B4">
          <w:t>again providing</w:t>
        </w:r>
      </w:ins>
      <w:r>
        <w:t xml:space="preserve"> a reason.</w:t>
      </w:r>
    </w:p>
    <w:p w14:paraId="388E49B8" w14:textId="2873EF8B" w:rsidR="00841286" w:rsidDel="002764B4" w:rsidRDefault="00841286" w:rsidP="00EE4828">
      <w:pPr>
        <w:rPr>
          <w:del w:id="887" w:author="brendanx" w:date="2019-11-08T17:13:00Z"/>
        </w:rPr>
      </w:pPr>
    </w:p>
    <w:p w14:paraId="61B18CCF" w14:textId="02B9616B" w:rsidR="00841286" w:rsidRDefault="00841286" w:rsidP="00EE4828"/>
    <w:p w14:paraId="2D90BDD7" w14:textId="44D32695" w:rsidR="000636BC" w:rsidRDefault="00841286" w:rsidP="00EE4828">
      <w:r>
        <w:t>Next,</w:t>
      </w:r>
      <w:r w:rsidR="000636BC">
        <w:t xml:space="preserve"> </w:t>
      </w:r>
      <w:del w:id="888" w:author="brendanx" w:date="2019-11-08T17:13:00Z">
        <w:r w:rsidR="000636BC" w:rsidDel="002764B4">
          <w:delText xml:space="preserve">we </w:delText>
        </w:r>
      </w:del>
      <w:ins w:id="889" w:author="brendanx" w:date="2019-11-08T17:13:00Z">
        <w:r w:rsidR="002764B4">
          <w:t xml:space="preserve">you </w:t>
        </w:r>
      </w:ins>
      <w:r w:rsidR="000636BC">
        <w:t>will customize the audit log manually to show other columns</w:t>
      </w:r>
      <w:r>
        <w:t>:</w:t>
      </w:r>
    </w:p>
    <w:p w14:paraId="758BE2FF" w14:textId="768D5629" w:rsidR="00841286" w:rsidDel="002764B4" w:rsidRDefault="00841286">
      <w:pPr>
        <w:pStyle w:val="ListParagraph"/>
        <w:numPr>
          <w:ilvl w:val="0"/>
          <w:numId w:val="9"/>
        </w:numPr>
        <w:rPr>
          <w:del w:id="890" w:author="brendanx" w:date="2019-11-08T17:14:00Z"/>
        </w:rPr>
      </w:pPr>
      <w:r>
        <w:t xml:space="preserve">In the top left corner of the </w:t>
      </w:r>
      <w:del w:id="891" w:author="Nat Brace" w:date="2019-11-13T14:57:00Z">
        <w:r w:rsidRPr="001639D7" w:rsidDel="001639D7">
          <w:rPr>
            <w:b/>
            <w:bCs/>
            <w:rPrChange w:id="892" w:author="Nat Brace" w:date="2019-11-13T14:57:00Z">
              <w:rPr/>
            </w:rPrChange>
          </w:rPr>
          <w:delText xml:space="preserve">audit </w:delText>
        </w:r>
      </w:del>
      <w:ins w:id="893" w:author="Nat Brace" w:date="2019-11-13T14:57:00Z">
        <w:r w:rsidR="001639D7" w:rsidRPr="001639D7">
          <w:rPr>
            <w:b/>
            <w:bCs/>
            <w:rPrChange w:id="894" w:author="Nat Brace" w:date="2019-11-13T14:57:00Z">
              <w:rPr/>
            </w:rPrChange>
          </w:rPr>
          <w:t>A</w:t>
        </w:r>
        <w:r w:rsidR="001639D7" w:rsidRPr="001639D7">
          <w:rPr>
            <w:b/>
            <w:bCs/>
            <w:rPrChange w:id="895" w:author="Nat Brace" w:date="2019-11-13T14:57:00Z">
              <w:rPr/>
            </w:rPrChange>
          </w:rPr>
          <w:t xml:space="preserve">udit </w:t>
        </w:r>
        <w:r w:rsidR="001639D7" w:rsidRPr="001639D7">
          <w:rPr>
            <w:b/>
            <w:bCs/>
            <w:rPrChange w:id="896" w:author="Nat Brace" w:date="2019-11-13T14:57:00Z">
              <w:rPr/>
            </w:rPrChange>
          </w:rPr>
          <w:t>L</w:t>
        </w:r>
      </w:ins>
      <w:del w:id="897" w:author="Nat Brace" w:date="2019-11-13T14:57:00Z">
        <w:r w:rsidRPr="001639D7" w:rsidDel="001639D7">
          <w:rPr>
            <w:b/>
            <w:bCs/>
            <w:rPrChange w:id="898" w:author="Nat Brace" w:date="2019-11-13T14:57:00Z">
              <w:rPr/>
            </w:rPrChange>
          </w:rPr>
          <w:delText>l</w:delText>
        </w:r>
      </w:del>
      <w:r w:rsidRPr="001639D7">
        <w:rPr>
          <w:b/>
          <w:bCs/>
          <w:rPrChange w:id="899" w:author="Nat Brace" w:date="2019-11-13T14:57:00Z">
            <w:rPr/>
          </w:rPrChange>
        </w:rPr>
        <w:t>og</w:t>
      </w:r>
      <w:ins w:id="900" w:author="Nat Brace" w:date="2019-11-13T14:57:00Z">
        <w:r w:rsidR="001639D7">
          <w:t xml:space="preserve"> window</w:t>
        </w:r>
      </w:ins>
      <w:r>
        <w:t xml:space="preserve">, click </w:t>
      </w:r>
      <w:del w:id="901" w:author="brendanx" w:date="2019-11-08T17:14:00Z">
        <w:r w:rsidDel="002764B4">
          <w:delText xml:space="preserve">on the </w:delText>
        </w:r>
      </w:del>
      <w:r w:rsidRPr="002764B4">
        <w:rPr>
          <w:b/>
          <w:bCs/>
        </w:rPr>
        <w:t>Reports</w:t>
      </w:r>
      <w:r>
        <w:t xml:space="preserve"> </w:t>
      </w:r>
      <w:del w:id="902" w:author="brendanx" w:date="2019-11-08T17:14:00Z">
        <w:r w:rsidDel="002764B4">
          <w:delText>dropdown list</w:delText>
        </w:r>
      </w:del>
    </w:p>
    <w:p w14:paraId="26AC4029" w14:textId="53F594B8" w:rsidR="00841286" w:rsidRPr="00841286" w:rsidRDefault="00841286">
      <w:pPr>
        <w:pStyle w:val="ListParagraph"/>
        <w:numPr>
          <w:ilvl w:val="0"/>
          <w:numId w:val="9"/>
        </w:numPr>
      </w:pPr>
      <w:del w:id="903" w:author="brendanx" w:date="2019-11-08T17:14:00Z">
        <w:r w:rsidDel="002764B4">
          <w:delText>Click</w:delText>
        </w:r>
      </w:del>
      <w:ins w:id="904" w:author="brendanx" w:date="2019-11-08T17:14:00Z">
        <w:r w:rsidR="002764B4">
          <w:t>and choose</w:t>
        </w:r>
      </w:ins>
      <w:r>
        <w:t xml:space="preserve"> </w:t>
      </w:r>
      <w:r w:rsidRPr="002764B4">
        <w:rPr>
          <w:b/>
          <w:bCs/>
        </w:rPr>
        <w:t>Customize Report</w:t>
      </w:r>
      <w:ins w:id="905" w:author="brendanx" w:date="2019-11-08T17:14:00Z">
        <w:r w:rsidR="002764B4">
          <w:rPr>
            <w:bCs/>
          </w:rPr>
          <w:t>.</w:t>
        </w:r>
      </w:ins>
    </w:p>
    <w:p w14:paraId="20EC4D3D" w14:textId="0D99F64E" w:rsidR="00841286" w:rsidRDefault="00841286" w:rsidP="00EE4828">
      <w:pPr>
        <w:pStyle w:val="ListParagraph"/>
        <w:numPr>
          <w:ilvl w:val="0"/>
          <w:numId w:val="9"/>
        </w:numPr>
      </w:pPr>
      <w:del w:id="906" w:author="brendanx" w:date="2019-11-08T17:14:00Z">
        <w:r w:rsidDel="002764B4">
          <w:delText xml:space="preserve">Select </w:delText>
        </w:r>
      </w:del>
      <w:ins w:id="907" w:author="brendanx" w:date="2019-11-08T17:14:00Z">
        <w:r w:rsidR="002764B4">
          <w:t xml:space="preserve">Check </w:t>
        </w:r>
      </w:ins>
      <w:r>
        <w:t xml:space="preserve">the </w:t>
      </w:r>
      <w:r w:rsidRPr="00841286">
        <w:rPr>
          <w:b/>
          <w:bCs/>
        </w:rPr>
        <w:t>Skyline Version</w:t>
      </w:r>
      <w:r>
        <w:rPr>
          <w:b/>
          <w:bCs/>
        </w:rPr>
        <w:t xml:space="preserve"> </w:t>
      </w:r>
      <w:r>
        <w:t xml:space="preserve">and </w:t>
      </w:r>
      <w:r w:rsidRPr="00841286">
        <w:rPr>
          <w:b/>
          <w:bCs/>
        </w:rPr>
        <w:t>User</w:t>
      </w:r>
      <w:r>
        <w:rPr>
          <w:b/>
          <w:bCs/>
        </w:rPr>
        <w:t xml:space="preserve"> </w:t>
      </w:r>
      <w:r>
        <w:t xml:space="preserve">columns </w:t>
      </w:r>
      <w:del w:id="908" w:author="brendanx" w:date="2019-11-08T17:14:00Z">
        <w:r w:rsidDel="002764B4">
          <w:delText>by checking them</w:delText>
        </w:r>
      </w:del>
      <w:ins w:id="909" w:author="brendanx" w:date="2019-11-08T17:14:00Z">
        <w:r w:rsidR="002764B4">
          <w:t>in the left-hand list.</w:t>
        </w:r>
      </w:ins>
    </w:p>
    <w:p w14:paraId="0BE0CE1E" w14:textId="2FC0A9E2" w:rsidR="00841286" w:rsidRPr="00841286" w:rsidRDefault="00841286" w:rsidP="00EE4828">
      <w:pPr>
        <w:pStyle w:val="ListParagraph"/>
        <w:numPr>
          <w:ilvl w:val="0"/>
          <w:numId w:val="9"/>
        </w:numPr>
      </w:pPr>
      <w:del w:id="910" w:author="brendanx" w:date="2019-11-08T17:15:00Z">
        <w:r w:rsidDel="002764B4">
          <w:delText>Enter Custom Columns for</w:delText>
        </w:r>
      </w:del>
      <w:ins w:id="911" w:author="brendanx" w:date="2019-11-08T17:15:00Z">
        <w:r w:rsidR="002764B4">
          <w:t>In the</w:t>
        </w:r>
      </w:ins>
      <w:r>
        <w:t xml:space="preserve"> </w:t>
      </w:r>
      <w:r w:rsidRPr="00841286">
        <w:rPr>
          <w:b/>
          <w:bCs/>
        </w:rPr>
        <w:t>Report Name</w:t>
      </w:r>
      <w:ins w:id="912" w:author="brendanx" w:date="2019-11-08T17:15:00Z">
        <w:r w:rsidR="002764B4">
          <w:rPr>
            <w:bCs/>
          </w:rPr>
          <w:t xml:space="preserve"> field, enter ‘Custom Columns’.</w:t>
        </w:r>
      </w:ins>
    </w:p>
    <w:p w14:paraId="27C7C5F8" w14:textId="21042864" w:rsidR="00841286" w:rsidDel="002764B4" w:rsidRDefault="00841286" w:rsidP="00EE4828">
      <w:pPr>
        <w:pStyle w:val="ListParagraph"/>
        <w:numPr>
          <w:ilvl w:val="0"/>
          <w:numId w:val="9"/>
        </w:numPr>
        <w:rPr>
          <w:del w:id="913" w:author="brendanx" w:date="2019-11-08T17:16:00Z"/>
        </w:rPr>
      </w:pPr>
      <w:del w:id="914" w:author="brendanx" w:date="2019-11-08T17:16:00Z">
        <w:r w:rsidDel="002764B4">
          <w:delText xml:space="preserve">Click </w:delText>
        </w:r>
        <w:r w:rsidDel="002764B4">
          <w:rPr>
            <w:b/>
            <w:bCs/>
          </w:rPr>
          <w:delText>OK</w:delText>
        </w:r>
      </w:del>
    </w:p>
    <w:p w14:paraId="231D2686" w14:textId="575E3AFF" w:rsidR="00A761D1" w:rsidRDefault="00841286" w:rsidP="00EE4828">
      <w:r>
        <w:t xml:space="preserve">The filled-out form should look </w:t>
      </w:r>
      <w:del w:id="915" w:author="brendanx" w:date="2019-11-08T17:16:00Z">
        <w:r w:rsidDel="002764B4">
          <w:delText xml:space="preserve">as </w:delText>
        </w:r>
      </w:del>
      <w:ins w:id="916" w:author="brendanx" w:date="2019-11-08T17:16:00Z">
        <w:r w:rsidR="002764B4">
          <w:t xml:space="preserve">like the </w:t>
        </w:r>
      </w:ins>
      <w:r>
        <w:t>follow</w:t>
      </w:r>
      <w:ins w:id="917" w:author="brendanx" w:date="2019-11-08T17:16:00Z">
        <w:r w:rsidR="002764B4">
          <w:t>ing</w:t>
        </w:r>
      </w:ins>
      <w:del w:id="918" w:author="brendanx" w:date="2019-11-08T17:16:00Z">
        <w:r w:rsidDel="002764B4">
          <w:delText>s before clicking OK</w:delText>
        </w:r>
      </w:del>
      <w:r>
        <w:t>:</w:t>
      </w:r>
    </w:p>
    <w:p w14:paraId="47845C6F" w14:textId="6FBD2EC4" w:rsidR="00841286" w:rsidRDefault="00841286" w:rsidP="009937A4">
      <w:pPr>
        <w:pPrChange w:id="919" w:author="Nat Brace" w:date="2019-11-13T15:33:00Z">
          <w:pPr>
            <w:jc w:val="center"/>
          </w:pPr>
        </w:pPrChange>
      </w:pPr>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rPr>
          <w:ins w:id="920" w:author="brendanx" w:date="2019-11-08T17:16:00Z"/>
        </w:rPr>
      </w:pPr>
      <w:ins w:id="921" w:author="brendanx" w:date="2019-11-08T17:16:00Z">
        <w:r>
          <w:t xml:space="preserve">Click the </w:t>
        </w:r>
        <w:r>
          <w:rPr>
            <w:b/>
            <w:bCs/>
          </w:rPr>
          <w:t>OK</w:t>
        </w:r>
        <w:r>
          <w:rPr>
            <w:bCs/>
          </w:rPr>
          <w:t xml:space="preserve"> button.</w:t>
        </w:r>
      </w:ins>
    </w:p>
    <w:p w14:paraId="766E0460" w14:textId="77777777" w:rsidR="002764B4" w:rsidRDefault="002764B4" w:rsidP="006D5006">
      <w:pPr>
        <w:rPr>
          <w:ins w:id="922" w:author="brendanx" w:date="2019-11-08T17:16:00Z"/>
        </w:rPr>
      </w:pPr>
    </w:p>
    <w:p w14:paraId="47B80DD6" w14:textId="2294E4DB" w:rsidR="006D5006" w:rsidRDefault="006D5006" w:rsidP="006D5006">
      <w:r>
        <w:t xml:space="preserve">The </w:t>
      </w:r>
      <w:del w:id="923" w:author="brendanx" w:date="2019-11-08T17:16:00Z">
        <w:r w:rsidRPr="002764B4" w:rsidDel="002764B4">
          <w:rPr>
            <w:b/>
            <w:rPrChange w:id="924" w:author="brendanx" w:date="2019-11-08T17:16:00Z">
              <w:rPr/>
            </w:rPrChange>
          </w:rPr>
          <w:delText xml:space="preserve">audit </w:delText>
        </w:r>
      </w:del>
      <w:ins w:id="925" w:author="brendanx" w:date="2019-11-08T17:16:00Z">
        <w:r w:rsidR="002764B4" w:rsidRPr="002764B4">
          <w:rPr>
            <w:b/>
            <w:rPrChange w:id="926" w:author="brendanx" w:date="2019-11-08T17:16:00Z">
              <w:rPr/>
            </w:rPrChange>
          </w:rPr>
          <w:t xml:space="preserve">Audit </w:t>
        </w:r>
      </w:ins>
      <w:del w:id="927" w:author="brendanx" w:date="2019-11-08T17:16:00Z">
        <w:r w:rsidRPr="002764B4" w:rsidDel="002764B4">
          <w:rPr>
            <w:b/>
            <w:rPrChange w:id="928" w:author="brendanx" w:date="2019-11-08T17:16:00Z">
              <w:rPr/>
            </w:rPrChange>
          </w:rPr>
          <w:delText xml:space="preserve">log </w:delText>
        </w:r>
      </w:del>
      <w:ins w:id="929" w:author="brendanx" w:date="2019-11-08T17:16:00Z">
        <w:r w:rsidR="002764B4" w:rsidRPr="002764B4">
          <w:rPr>
            <w:b/>
            <w:rPrChange w:id="930" w:author="brendanx" w:date="2019-11-08T17:16:00Z">
              <w:rPr/>
            </w:rPrChange>
          </w:rPr>
          <w:t>Log</w:t>
        </w:r>
        <w:r w:rsidR="002764B4">
          <w:t xml:space="preserve"> </w:t>
        </w:r>
      </w:ins>
      <w:del w:id="931" w:author="brendanx" w:date="2019-11-08T17:17:00Z">
        <w:r w:rsidDel="002764B4">
          <w:delText>show now look as follows</w:delText>
        </w:r>
      </w:del>
      <w:ins w:id="932" w:author="brendanx" w:date="2019-11-08T17:17:00Z">
        <w:r w:rsidR="002764B4">
          <w:t>should now look like the following</w:t>
        </w:r>
      </w:ins>
      <w:r>
        <w:t xml:space="preserve">, although you will have a different user name and </w:t>
      </w:r>
      <w:ins w:id="933" w:author="brendanx" w:date="2019-11-08T17:17:00Z">
        <w:r w:rsidR="002764B4">
          <w:t xml:space="preserve">you </w:t>
        </w:r>
      </w:ins>
      <w:r>
        <w:t>might be using a different Skyline Version.</w:t>
      </w:r>
    </w:p>
    <w:p w14:paraId="6BE20AF4" w14:textId="2E90453E" w:rsidR="006D5006" w:rsidRDefault="006D5006" w:rsidP="009937A4">
      <w:pPr>
        <w:pPrChange w:id="934" w:author="Nat Brace" w:date="2019-11-13T15:33:00Z">
          <w:pPr>
            <w:jc w:val="center"/>
          </w:pPr>
        </w:pPrChange>
      </w:pPr>
      <w:r>
        <w:rPr>
          <w:noProof/>
        </w:rPr>
        <w:lastRenderedPageBreak/>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C600515" w:rsidR="00BA4493" w:rsidRDefault="00380D53" w:rsidP="00841286">
      <w:pPr>
        <w:rPr>
          <w:b/>
          <w:bCs/>
        </w:rPr>
      </w:pPr>
      <w:r>
        <w:rPr>
          <w:b/>
          <w:bCs/>
        </w:rPr>
        <w:lastRenderedPageBreak/>
        <w:t>+ Panorama (Rita)</w:t>
      </w:r>
    </w:p>
    <w:p w14:paraId="79B80B4C" w14:textId="44533355" w:rsidR="00BA4493" w:rsidRDefault="00BA4493" w:rsidP="000F47B8">
      <w:pPr>
        <w:pStyle w:val="Heading1"/>
        <w:pPrChange w:id="935" w:author="Nat Brace" w:date="2019-11-13T15:12:00Z">
          <w:pPr/>
        </w:pPrChange>
      </w:pPr>
      <w:r w:rsidRPr="00BA4493">
        <w:t>Conclusion</w:t>
      </w:r>
    </w:p>
    <w:p w14:paraId="6139560C" w14:textId="5F6367D4" w:rsidR="00BA4493" w:rsidRPr="00EE4828" w:rsidRDefault="00BA4493" w:rsidP="00841286">
      <w:r>
        <w:t>This tutorial went through setting up an absolute abundance experiment</w:t>
      </w:r>
      <w:r w:rsidR="001D6566">
        <w:t xml:space="preserve"> to demonstrate how to use the audit log.</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7" w:author="brendanx" w:date="2019-11-07T11:58:00Z" w:initials="b">
    <w:p w14:paraId="1106C5DC" w14:textId="2367102B" w:rsidR="00F64C09" w:rsidRDefault="00F64C09">
      <w:pPr>
        <w:pStyle w:val="CommentText"/>
      </w:pPr>
      <w:r>
        <w:rPr>
          <w:rStyle w:val="CommentReference"/>
        </w:rPr>
        <w:annotationRef/>
      </w:r>
      <w:r>
        <w:t>This ordering is important to having a blank audit log. If you try File &gt; New and then Settings &gt; Default, you will get entries in the log for all the ways the new settings differ from the Defaults and then another set of entries for what it took to get those settings back to the Defaults.</w:t>
      </w:r>
    </w:p>
  </w:comment>
  <w:comment w:id="133" w:author="Nat Brace" w:date="2019-11-13T12:02:00Z" w:initials="NB">
    <w:p w14:paraId="54674593" w14:textId="23F77DCC" w:rsidR="00D85E17" w:rsidRDefault="00D85E17">
      <w:pPr>
        <w:pStyle w:val="CommentText"/>
      </w:pPr>
      <w:r>
        <w:rPr>
          <w:rStyle w:val="CommentReference"/>
        </w:rPr>
        <w:annotationRef/>
      </w:r>
      <w:r>
        <w:t xml:space="preserve">Do we want instructions if there are already entries in the audit log? </w:t>
      </w:r>
    </w:p>
  </w:comment>
  <w:comment w:id="137" w:author="Nat Brace" w:date="2019-11-13T13:33:00Z" w:initials="NB">
    <w:p w14:paraId="0C39968D" w14:textId="1A0C460D" w:rsidR="006A06D0" w:rsidRDefault="006A06D0">
      <w:pPr>
        <w:pStyle w:val="CommentText"/>
      </w:pPr>
      <w:r>
        <w:rPr>
          <w:rStyle w:val="CommentReference"/>
        </w:rPr>
        <w:annotationRef/>
      </w:r>
      <w:r>
        <w:t>The audit log that I created in this tutorial does not have a Reason column</w:t>
      </w:r>
    </w:p>
  </w:comment>
  <w:comment w:id="136" w:author="brendanx" w:date="2019-11-04T12:14:00Z" w:initials="b">
    <w:p w14:paraId="0A6E8096" w14:textId="639D3798" w:rsidR="007C5EBD" w:rsidRDefault="007C5EBD">
      <w:pPr>
        <w:pStyle w:val="CommentText"/>
      </w:pPr>
      <w:r>
        <w:rPr>
          <w:rStyle w:val="CommentReference"/>
        </w:rPr>
        <w:annotationRef/>
      </w:r>
      <w:r>
        <w:t>No reason to make this so tall and take so much space.</w:t>
      </w:r>
    </w:p>
  </w:comment>
  <w:comment w:id="301" w:author="brendanx" w:date="2019-11-08T16:08:00Z" w:initials="b">
    <w:p w14:paraId="7CE259CE" w14:textId="44E92A5C" w:rsidR="006F36EA" w:rsidRDefault="006F36EA">
      <w:pPr>
        <w:pStyle w:val="CommentText"/>
      </w:pPr>
      <w:r>
        <w:rPr>
          <w:rStyle w:val="CommentReference"/>
        </w:rPr>
        <w:annotationRef/>
      </w:r>
      <w:r>
        <w:t>Not a big fan of “Thus”</w:t>
      </w:r>
    </w:p>
  </w:comment>
  <w:comment w:id="302" w:author="Nat Brace" w:date="2019-11-13T13:41:00Z" w:initials="NB">
    <w:p w14:paraId="7D8582F8" w14:textId="4939DA29" w:rsidR="008C1B82" w:rsidRDefault="008C1B82">
      <w:pPr>
        <w:pStyle w:val="CommentText"/>
      </w:pPr>
      <w:r>
        <w:rPr>
          <w:rStyle w:val="CommentReference"/>
        </w:rPr>
        <w:annotationRef/>
      </w:r>
      <w:r>
        <w:t xml:space="preserve">This part does not show up in the log because Brendan redlined steps earlier. </w:t>
      </w:r>
    </w:p>
  </w:comment>
  <w:comment w:id="304" w:author="brendanx" w:date="2019-11-08T16:09:00Z" w:initials="b">
    <w:p w14:paraId="400ADE5E" w14:textId="001832B7" w:rsidR="006F36EA" w:rsidRDefault="006F36EA">
      <w:pPr>
        <w:pStyle w:val="CommentText"/>
      </w:pPr>
      <w:r>
        <w:rPr>
          <w:rStyle w:val="CommentReference"/>
        </w:rPr>
        <w:annotationRef/>
      </w:r>
      <w:r>
        <w:t>Avoid using “we”. The author is not with the person doing the tutorial. There is no “we”. Use “you” instead when referring to something the reader did or will do.</w:t>
      </w:r>
    </w:p>
  </w:comment>
  <w:comment w:id="303" w:author="Nat Brace" w:date="2019-11-13T16:09:00Z" w:initials="NB">
    <w:p w14:paraId="53F308B7" w14:textId="0C2F746F" w:rsidR="00CA6FB9" w:rsidRDefault="00CA6FB9">
      <w:pPr>
        <w:pStyle w:val="CommentText"/>
      </w:pPr>
      <w:r>
        <w:rPr>
          <w:rStyle w:val="CommentReference"/>
        </w:rPr>
        <w:annotationRef/>
      </w:r>
      <w:r>
        <w:t>I did not remove all the “</w:t>
      </w:r>
      <w:proofErr w:type="spellStart"/>
      <w:r>
        <w:t>we”’s</w:t>
      </w:r>
      <w:proofErr w:type="spellEnd"/>
      <w:r>
        <w:t xml:space="preserve"> here as this section needs to be rewritten anyway. </w:t>
      </w:r>
    </w:p>
  </w:comment>
  <w:comment w:id="468" w:author="Nat Brace" w:date="2019-11-13T14:12:00Z" w:initials="NB">
    <w:p w14:paraId="6C82C8FE" w14:textId="67D0990C" w:rsidR="007F1BC7" w:rsidRDefault="007F1BC7">
      <w:pPr>
        <w:pStyle w:val="CommentText"/>
      </w:pPr>
      <w:r>
        <w:rPr>
          <w:rStyle w:val="CommentReference"/>
        </w:rPr>
        <w:annotationRef/>
      </w:r>
      <w:r>
        <w:t>What is our protocol for doc naming?</w:t>
      </w:r>
    </w:p>
  </w:comment>
  <w:comment w:id="494" w:author="Nat Brace" w:date="2019-11-13T14:15:00Z" w:initials="NB">
    <w:p w14:paraId="5AD1F0E2" w14:textId="63EC86B8" w:rsidR="00A738F9" w:rsidRDefault="00A738F9">
      <w:pPr>
        <w:pStyle w:val="CommentText"/>
      </w:pPr>
      <w:r>
        <w:rPr>
          <w:rStyle w:val="CommentReference"/>
        </w:rPr>
        <w:annotationRef/>
      </w:r>
      <w:r>
        <w:t>What is this?</w:t>
      </w:r>
    </w:p>
  </w:comment>
  <w:comment w:id="747" w:author="Nat Brace" w:date="2019-11-13T16:02:00Z" w:initials="NB">
    <w:p w14:paraId="34436157" w14:textId="6DAAF5E6" w:rsidR="008B425A" w:rsidRDefault="008B425A">
      <w:pPr>
        <w:pStyle w:val="CommentText"/>
      </w:pPr>
      <w:r>
        <w:rPr>
          <w:rStyle w:val="CommentReference"/>
        </w:rPr>
        <w:annotationRef/>
      </w:r>
      <w:r>
        <w:t xml:space="preserve">As </w:t>
      </w:r>
      <w:proofErr w:type="gramStart"/>
      <w:r>
        <w:t>noted</w:t>
      </w:r>
      <w:proofErr w:type="gramEnd"/>
      <w:r>
        <w:t xml:space="preserve"> before … the Reason column is not showing by default … manually added.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6C5DC" w15:done="0"/>
  <w15:commentEx w15:paraId="54674593" w15:done="0"/>
  <w15:commentEx w15:paraId="0C39968D" w15:done="0"/>
  <w15:commentEx w15:paraId="0A6E8096" w15:done="0"/>
  <w15:commentEx w15:paraId="7CE259CE" w15:done="0"/>
  <w15:commentEx w15:paraId="7D8582F8" w15:done="0"/>
  <w15:commentEx w15:paraId="400ADE5E" w15:done="0"/>
  <w15:commentEx w15:paraId="53F308B7" w15:done="0"/>
  <w15:commentEx w15:paraId="6C82C8FE" w15:done="0"/>
  <w15:commentEx w15:paraId="5AD1F0E2" w15:done="0"/>
  <w15:commentEx w15:paraId="34436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6C5DC" w16cid:durableId="21766861"/>
  <w16cid:commentId w16cid:paraId="54674593" w16cid:durableId="21766F43"/>
  <w16cid:commentId w16cid:paraId="0C39968D" w16cid:durableId="2176849A"/>
  <w16cid:commentId w16cid:paraId="0A6E8096" w16cid:durableId="21766862"/>
  <w16cid:commentId w16cid:paraId="7CE259CE" w16cid:durableId="21766863"/>
  <w16cid:commentId w16cid:paraId="7D8582F8" w16cid:durableId="21768696"/>
  <w16cid:commentId w16cid:paraId="400ADE5E" w16cid:durableId="21766864"/>
  <w16cid:commentId w16cid:paraId="53F308B7" w16cid:durableId="2176A932"/>
  <w16cid:commentId w16cid:paraId="6C82C8FE" w16cid:durableId="21768DD1"/>
  <w16cid:commentId w16cid:paraId="5AD1F0E2" w16cid:durableId="21768E69"/>
  <w16cid:commentId w16cid:paraId="34436157" w16cid:durableId="2176A7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8"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2"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09056C"/>
    <w:multiLevelType w:val="hybridMultilevel"/>
    <w:tmpl w:val="BCE2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
  </w:num>
  <w:num w:numId="3">
    <w:abstractNumId w:val="50"/>
  </w:num>
  <w:num w:numId="4">
    <w:abstractNumId w:val="49"/>
  </w:num>
  <w:num w:numId="5">
    <w:abstractNumId w:val="47"/>
  </w:num>
  <w:num w:numId="6">
    <w:abstractNumId w:val="27"/>
  </w:num>
  <w:num w:numId="7">
    <w:abstractNumId w:val="8"/>
  </w:num>
  <w:num w:numId="8">
    <w:abstractNumId w:val="21"/>
  </w:num>
  <w:num w:numId="9">
    <w:abstractNumId w:val="36"/>
  </w:num>
  <w:num w:numId="10">
    <w:abstractNumId w:val="54"/>
  </w:num>
  <w:num w:numId="11">
    <w:abstractNumId w:val="16"/>
  </w:num>
  <w:num w:numId="12">
    <w:abstractNumId w:val="35"/>
  </w:num>
  <w:num w:numId="13">
    <w:abstractNumId w:val="23"/>
  </w:num>
  <w:num w:numId="14">
    <w:abstractNumId w:val="65"/>
  </w:num>
  <w:num w:numId="15">
    <w:abstractNumId w:val="68"/>
  </w:num>
  <w:num w:numId="16">
    <w:abstractNumId w:val="11"/>
  </w:num>
  <w:num w:numId="17">
    <w:abstractNumId w:val="41"/>
  </w:num>
  <w:num w:numId="18">
    <w:abstractNumId w:val="2"/>
  </w:num>
  <w:num w:numId="19">
    <w:abstractNumId w:val="18"/>
  </w:num>
  <w:num w:numId="20">
    <w:abstractNumId w:val="58"/>
  </w:num>
  <w:num w:numId="21">
    <w:abstractNumId w:val="48"/>
  </w:num>
  <w:num w:numId="22">
    <w:abstractNumId w:val="26"/>
  </w:num>
  <w:num w:numId="23">
    <w:abstractNumId w:val="15"/>
  </w:num>
  <w:num w:numId="24">
    <w:abstractNumId w:val="62"/>
  </w:num>
  <w:num w:numId="25">
    <w:abstractNumId w:val="13"/>
  </w:num>
  <w:num w:numId="26">
    <w:abstractNumId w:val="9"/>
  </w:num>
  <w:num w:numId="27">
    <w:abstractNumId w:val="63"/>
  </w:num>
  <w:num w:numId="28">
    <w:abstractNumId w:val="14"/>
  </w:num>
  <w:num w:numId="29">
    <w:abstractNumId w:val="53"/>
  </w:num>
  <w:num w:numId="30">
    <w:abstractNumId w:val="67"/>
  </w:num>
  <w:num w:numId="31">
    <w:abstractNumId w:val="46"/>
  </w:num>
  <w:num w:numId="32">
    <w:abstractNumId w:val="25"/>
  </w:num>
  <w:num w:numId="33">
    <w:abstractNumId w:val="7"/>
  </w:num>
  <w:num w:numId="34">
    <w:abstractNumId w:val="51"/>
  </w:num>
  <w:num w:numId="35">
    <w:abstractNumId w:val="22"/>
  </w:num>
  <w:num w:numId="36">
    <w:abstractNumId w:val="44"/>
  </w:num>
  <w:num w:numId="37">
    <w:abstractNumId w:val="37"/>
  </w:num>
  <w:num w:numId="38">
    <w:abstractNumId w:val="45"/>
  </w:num>
  <w:num w:numId="39">
    <w:abstractNumId w:val="31"/>
  </w:num>
  <w:num w:numId="40">
    <w:abstractNumId w:val="28"/>
  </w:num>
  <w:num w:numId="41">
    <w:abstractNumId w:val="57"/>
  </w:num>
  <w:num w:numId="42">
    <w:abstractNumId w:val="43"/>
  </w:num>
  <w:num w:numId="43">
    <w:abstractNumId w:val="0"/>
  </w:num>
  <w:num w:numId="44">
    <w:abstractNumId w:val="6"/>
  </w:num>
  <w:num w:numId="45">
    <w:abstractNumId w:val="61"/>
  </w:num>
  <w:num w:numId="46">
    <w:abstractNumId w:val="39"/>
  </w:num>
  <w:num w:numId="47">
    <w:abstractNumId w:val="38"/>
  </w:num>
  <w:num w:numId="48">
    <w:abstractNumId w:val="19"/>
  </w:num>
  <w:num w:numId="49">
    <w:abstractNumId w:val="32"/>
  </w:num>
  <w:num w:numId="50">
    <w:abstractNumId w:val="66"/>
  </w:num>
  <w:num w:numId="51">
    <w:abstractNumId w:val="20"/>
  </w:num>
  <w:num w:numId="52">
    <w:abstractNumId w:val="30"/>
  </w:num>
  <w:num w:numId="53">
    <w:abstractNumId w:val="64"/>
  </w:num>
  <w:num w:numId="54">
    <w:abstractNumId w:val="12"/>
  </w:num>
  <w:num w:numId="55">
    <w:abstractNumId w:val="55"/>
  </w:num>
  <w:num w:numId="56">
    <w:abstractNumId w:val="1"/>
  </w:num>
  <w:num w:numId="57">
    <w:abstractNumId w:val="40"/>
  </w:num>
  <w:num w:numId="58">
    <w:abstractNumId w:val="10"/>
  </w:num>
  <w:num w:numId="59">
    <w:abstractNumId w:val="29"/>
  </w:num>
  <w:num w:numId="60">
    <w:abstractNumId w:val="56"/>
  </w:num>
  <w:num w:numId="61">
    <w:abstractNumId w:val="59"/>
  </w:num>
  <w:num w:numId="62">
    <w:abstractNumId w:val="5"/>
  </w:num>
  <w:num w:numId="63">
    <w:abstractNumId w:val="4"/>
  </w:num>
  <w:num w:numId="64">
    <w:abstractNumId w:val="52"/>
  </w:num>
  <w:num w:numId="65">
    <w:abstractNumId w:val="34"/>
  </w:num>
  <w:num w:numId="66">
    <w:abstractNumId w:val="60"/>
  </w:num>
  <w:num w:numId="67">
    <w:abstractNumId w:val="42"/>
  </w:num>
  <w:num w:numId="68">
    <w:abstractNumId w:val="24"/>
  </w:num>
  <w:num w:numId="69">
    <w:abstractNumId w:val="17"/>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rson w15:author="brendanx">
    <w15:presenceInfo w15:providerId="None" w15:userId="brendan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AUAlizZUywAAAA="/>
  </w:docVars>
  <w:rsids>
    <w:rsidRoot w:val="00707211"/>
    <w:rsid w:val="00010F64"/>
    <w:rsid w:val="0002561F"/>
    <w:rsid w:val="00030830"/>
    <w:rsid w:val="000343CD"/>
    <w:rsid w:val="00040B71"/>
    <w:rsid w:val="000636BC"/>
    <w:rsid w:val="00075A0E"/>
    <w:rsid w:val="00080102"/>
    <w:rsid w:val="0008603B"/>
    <w:rsid w:val="00087D5A"/>
    <w:rsid w:val="000A5C19"/>
    <w:rsid w:val="000B4696"/>
    <w:rsid w:val="000D7F36"/>
    <w:rsid w:val="000E6258"/>
    <w:rsid w:val="000F47B8"/>
    <w:rsid w:val="001132EA"/>
    <w:rsid w:val="00141C42"/>
    <w:rsid w:val="0014785A"/>
    <w:rsid w:val="001639D7"/>
    <w:rsid w:val="001B1E2F"/>
    <w:rsid w:val="001B2234"/>
    <w:rsid w:val="001C0D4D"/>
    <w:rsid w:val="001D6566"/>
    <w:rsid w:val="001D733D"/>
    <w:rsid w:val="001E2175"/>
    <w:rsid w:val="002014B2"/>
    <w:rsid w:val="0020566A"/>
    <w:rsid w:val="002064FF"/>
    <w:rsid w:val="00262F0B"/>
    <w:rsid w:val="002764B4"/>
    <w:rsid w:val="002932D1"/>
    <w:rsid w:val="002A001A"/>
    <w:rsid w:val="002D3CA3"/>
    <w:rsid w:val="002E07D0"/>
    <w:rsid w:val="002F24E0"/>
    <w:rsid w:val="00320ADF"/>
    <w:rsid w:val="0032127A"/>
    <w:rsid w:val="0033407A"/>
    <w:rsid w:val="00343DF7"/>
    <w:rsid w:val="003475B9"/>
    <w:rsid w:val="0036012C"/>
    <w:rsid w:val="0037759C"/>
    <w:rsid w:val="00380D53"/>
    <w:rsid w:val="003A6E80"/>
    <w:rsid w:val="003C08B5"/>
    <w:rsid w:val="003D1A34"/>
    <w:rsid w:val="00417DE1"/>
    <w:rsid w:val="004642CD"/>
    <w:rsid w:val="0049349E"/>
    <w:rsid w:val="004A0663"/>
    <w:rsid w:val="004E4E56"/>
    <w:rsid w:val="004F1EAF"/>
    <w:rsid w:val="005108E6"/>
    <w:rsid w:val="00547C2A"/>
    <w:rsid w:val="00553DA9"/>
    <w:rsid w:val="00581A39"/>
    <w:rsid w:val="00587665"/>
    <w:rsid w:val="005A4612"/>
    <w:rsid w:val="005C7227"/>
    <w:rsid w:val="005E1739"/>
    <w:rsid w:val="005E410B"/>
    <w:rsid w:val="005E6D6F"/>
    <w:rsid w:val="0060147A"/>
    <w:rsid w:val="00601747"/>
    <w:rsid w:val="006417A2"/>
    <w:rsid w:val="00645581"/>
    <w:rsid w:val="006A06D0"/>
    <w:rsid w:val="006B673E"/>
    <w:rsid w:val="006C5BD6"/>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F1BC7"/>
    <w:rsid w:val="007F78D6"/>
    <w:rsid w:val="00800733"/>
    <w:rsid w:val="00803087"/>
    <w:rsid w:val="00803BDC"/>
    <w:rsid w:val="00815270"/>
    <w:rsid w:val="0083220C"/>
    <w:rsid w:val="00841286"/>
    <w:rsid w:val="008662B9"/>
    <w:rsid w:val="00867CED"/>
    <w:rsid w:val="008B425A"/>
    <w:rsid w:val="008C1B82"/>
    <w:rsid w:val="008F0C93"/>
    <w:rsid w:val="008F41B5"/>
    <w:rsid w:val="00941E01"/>
    <w:rsid w:val="00942F02"/>
    <w:rsid w:val="00946CFE"/>
    <w:rsid w:val="00985979"/>
    <w:rsid w:val="009876F8"/>
    <w:rsid w:val="009937A4"/>
    <w:rsid w:val="009C565C"/>
    <w:rsid w:val="00A123BD"/>
    <w:rsid w:val="00A36D99"/>
    <w:rsid w:val="00A72D7E"/>
    <w:rsid w:val="00A738F9"/>
    <w:rsid w:val="00A761D1"/>
    <w:rsid w:val="00AB2952"/>
    <w:rsid w:val="00AB5769"/>
    <w:rsid w:val="00AB74FF"/>
    <w:rsid w:val="00B0204E"/>
    <w:rsid w:val="00B0775F"/>
    <w:rsid w:val="00B129AD"/>
    <w:rsid w:val="00B2024F"/>
    <w:rsid w:val="00B25D4E"/>
    <w:rsid w:val="00B62D84"/>
    <w:rsid w:val="00B76D93"/>
    <w:rsid w:val="00BA4493"/>
    <w:rsid w:val="00C03F84"/>
    <w:rsid w:val="00C435C2"/>
    <w:rsid w:val="00C57004"/>
    <w:rsid w:val="00CA6FB9"/>
    <w:rsid w:val="00D5298C"/>
    <w:rsid w:val="00D85E17"/>
    <w:rsid w:val="00D86E56"/>
    <w:rsid w:val="00DA0800"/>
    <w:rsid w:val="00DB1886"/>
    <w:rsid w:val="00DE1497"/>
    <w:rsid w:val="00DF79C8"/>
    <w:rsid w:val="00E44A22"/>
    <w:rsid w:val="00E614CF"/>
    <w:rsid w:val="00E668CA"/>
    <w:rsid w:val="00EA377E"/>
    <w:rsid w:val="00EB5C78"/>
    <w:rsid w:val="00EE2E44"/>
    <w:rsid w:val="00EE4828"/>
    <w:rsid w:val="00F0446C"/>
    <w:rsid w:val="00F20157"/>
    <w:rsid w:val="00F36E2B"/>
    <w:rsid w:val="00F45A49"/>
    <w:rsid w:val="00F64C09"/>
    <w:rsid w:val="00F92984"/>
    <w:rsid w:val="00FA7E89"/>
    <w:rsid w:val="00FE2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7B8"/>
    <w:pPr>
      <w:spacing w:after="200" w:line="276" w:lineRule="auto"/>
    </w:pPr>
  </w:style>
  <w:style w:type="paragraph" w:styleId="Heading1">
    <w:name w:val="heading 1"/>
    <w:basedOn w:val="Normal"/>
    <w:next w:val="Normal"/>
    <w:link w:val="Heading1Char"/>
    <w:uiPriority w:val="9"/>
    <w:qFormat/>
    <w:rsid w:val="000F47B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7B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7B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7B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0F47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47B8"/>
  </w:style>
  <w:style w:type="character" w:styleId="Hyperlink">
    <w:name w:val="Hyperlink"/>
    <w:basedOn w:val="DefaultParagraphFont"/>
    <w:uiPriority w:val="99"/>
    <w:unhideWhenUsed/>
    <w:rsid w:val="000F47B8"/>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0F47B8"/>
    <w:rPr>
      <w:color w:val="954F72" w:themeColor="followedHyperlink"/>
      <w:u w:val="single"/>
    </w:rPr>
  </w:style>
  <w:style w:type="paragraph" w:styleId="ListParagraph">
    <w:name w:val="List Paragraph"/>
    <w:basedOn w:val="Normal"/>
    <w:uiPriority w:val="34"/>
    <w:qFormat/>
    <w:rsid w:val="000F47B8"/>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47B8"/>
    <w:rPr>
      <w:sz w:val="16"/>
      <w:szCs w:val="16"/>
    </w:rPr>
  </w:style>
  <w:style w:type="paragraph" w:styleId="CommentText">
    <w:name w:val="annotation text"/>
    <w:basedOn w:val="Normal"/>
    <w:link w:val="CommentTextChar"/>
    <w:uiPriority w:val="99"/>
    <w:semiHidden/>
    <w:unhideWhenUsed/>
    <w:rsid w:val="000F47B8"/>
    <w:pPr>
      <w:spacing w:line="240" w:lineRule="auto"/>
    </w:pPr>
    <w:rPr>
      <w:sz w:val="20"/>
      <w:szCs w:val="20"/>
    </w:rPr>
  </w:style>
  <w:style w:type="character" w:customStyle="1" w:styleId="CommentTextChar">
    <w:name w:val="Comment Text Char"/>
    <w:basedOn w:val="DefaultParagraphFont"/>
    <w:link w:val="CommentText"/>
    <w:uiPriority w:val="99"/>
    <w:semiHidden/>
    <w:rsid w:val="000F47B8"/>
    <w:rPr>
      <w:sz w:val="20"/>
      <w:szCs w:val="20"/>
    </w:rPr>
  </w:style>
  <w:style w:type="paragraph" w:styleId="CommentSubject">
    <w:name w:val="annotation subject"/>
    <w:basedOn w:val="CommentText"/>
    <w:next w:val="CommentText"/>
    <w:link w:val="CommentSubjectChar"/>
    <w:uiPriority w:val="99"/>
    <w:semiHidden/>
    <w:unhideWhenUsed/>
    <w:rsid w:val="000F47B8"/>
    <w:rPr>
      <w:b/>
      <w:bCs/>
    </w:rPr>
  </w:style>
  <w:style w:type="character" w:customStyle="1" w:styleId="CommentSubjectChar">
    <w:name w:val="Comment Subject Char"/>
    <w:basedOn w:val="CommentTextChar"/>
    <w:link w:val="CommentSubject"/>
    <w:uiPriority w:val="99"/>
    <w:semiHidden/>
    <w:rsid w:val="000F47B8"/>
    <w:rPr>
      <w:b/>
      <w:bCs/>
      <w:sz w:val="20"/>
      <w:szCs w:val="20"/>
    </w:rPr>
  </w:style>
  <w:style w:type="paragraph" w:styleId="BalloonText">
    <w:name w:val="Balloon Text"/>
    <w:basedOn w:val="Normal"/>
    <w:link w:val="BalloonTextChar"/>
    <w:uiPriority w:val="99"/>
    <w:semiHidden/>
    <w:unhideWhenUsed/>
    <w:rsid w:val="000F4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7B8"/>
    <w:rPr>
      <w:rFonts w:ascii="Tahoma" w:hAnsi="Tahoma" w:cs="Tahoma"/>
      <w:sz w:val="16"/>
      <w:szCs w:val="16"/>
    </w:rPr>
  </w:style>
  <w:style w:type="character" w:customStyle="1" w:styleId="Heading1Char">
    <w:name w:val="Heading 1 Char"/>
    <w:basedOn w:val="DefaultParagraphFont"/>
    <w:link w:val="Heading1"/>
    <w:uiPriority w:val="9"/>
    <w:rsid w:val="000F47B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7B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7B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7B8"/>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0F47B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F47B8"/>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semiHidden/>
    <w:unhideWhenUsed/>
    <w:rsid w:val="000F47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47B8"/>
  </w:style>
  <w:style w:type="paragraph" w:styleId="Footer">
    <w:name w:val="footer"/>
    <w:basedOn w:val="Normal"/>
    <w:link w:val="FooterChar"/>
    <w:uiPriority w:val="99"/>
    <w:unhideWhenUsed/>
    <w:rsid w:val="000F4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skyline.gs.washington.edu/tutorials/AbsoluteQuant.zip"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Skyline tutorial template.dotx</Template>
  <TotalTime>2730</TotalTime>
  <Pages>18</Pages>
  <Words>3653</Words>
  <Characters>20823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12</cp:revision>
  <dcterms:created xsi:type="dcterms:W3CDTF">2019-10-31T06:41:00Z</dcterms:created>
  <dcterms:modified xsi:type="dcterms:W3CDTF">2019-11-14T00:11:00Z</dcterms:modified>
</cp:coreProperties>
</file>