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EC213" w14:textId="77777777" w:rsidR="00B1645B" w:rsidRDefault="00A27085" w:rsidP="00B42030">
      <w:pPr>
        <w:pStyle w:val="Title"/>
      </w:pPr>
      <w:r>
        <w:t xml:space="preserve">Skyline </w:t>
      </w:r>
      <w:r w:rsidR="00C27406">
        <w:t>Small Molecule</w:t>
      </w:r>
      <w:r w:rsidR="00412DD8">
        <w:t xml:space="preserve"> </w:t>
      </w:r>
      <w:r w:rsidR="007156E1">
        <w:t>Quantification</w:t>
      </w:r>
    </w:p>
    <w:p w14:paraId="46A80C86" w14:textId="114941DD"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 xml:space="preserve">Originally developed for proteomics use, Skyline has been extended to work with </w:t>
      </w:r>
      <w:r w:rsidR="008A2FBA">
        <w:t xml:space="preserve">non-proteomic </w:t>
      </w:r>
      <w:r w:rsidR="00C27406">
        <w:t xml:space="preserve"> molecules</w:t>
      </w:r>
      <w:r w:rsidR="00C96E06">
        <w:t xml:space="preserve">. </w:t>
      </w:r>
      <w:r w:rsidR="00C27406">
        <w:t xml:space="preserve"> </w:t>
      </w:r>
      <w:r w:rsidR="007156E1">
        <w:t>This tutorial explores</w:t>
      </w:r>
      <w:r w:rsidR="00824F01">
        <w:t xml:space="preserve"> a relatively straightforward example of</w:t>
      </w:r>
      <w:r w:rsidR="007156E1">
        <w:t xml:space="preserve"> using Skyline for targeted </w:t>
      </w:r>
      <w:r w:rsidR="006F4DD4">
        <w:t>quantification</w:t>
      </w:r>
      <w:r w:rsidR="007156E1">
        <w:t xml:space="preserve"> of </w:t>
      </w:r>
      <w:r w:rsidR="00824F01">
        <w:t>a single small molecule using an external calibration curve and stable-isotope labeled internal standard</w:t>
      </w:r>
      <w:r w:rsidR="00C27406">
        <w:t xml:space="preserve">.  </w:t>
      </w:r>
    </w:p>
    <w:p w14:paraId="37F53E4E"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33677A" w:rsidRPr="007156E1">
        <w:t xml:space="preserve">Targeted Quantification based on TQ-MS </w:t>
      </w:r>
      <w:r w:rsidR="007156E1">
        <w:t xml:space="preserve">(in this example, </w:t>
      </w:r>
      <w:r w:rsidR="0033677A" w:rsidRPr="007156E1">
        <w:t>out of crashed plasma</w:t>
      </w:r>
      <w:r w:rsidR="007156E1">
        <w:t>) s</w:t>
      </w:r>
      <w:r w:rsidR="0033677A" w:rsidRPr="007156E1">
        <w:t xml:space="preserve">tarting from a method you may already be running (e.g. </w:t>
      </w:r>
      <w:r w:rsidR="00793D34">
        <w:t>a pharmacokinetic assay</w:t>
      </w:r>
      <w:r w:rsidR="0033677A" w:rsidRPr="007156E1">
        <w:t>)</w:t>
      </w:r>
      <w:r w:rsidR="007156E1">
        <w:t xml:space="preserve">. </w:t>
      </w:r>
      <w:r w:rsidR="007156E1" w:rsidRPr="007156E1">
        <w:t>In the analysis of this dataset you will learn</w:t>
      </w:r>
      <w:r w:rsidR="007156E1">
        <w:t>:</w:t>
      </w:r>
    </w:p>
    <w:p w14:paraId="56641711" w14:textId="77777777" w:rsidR="00760D66" w:rsidRPr="007156E1" w:rsidRDefault="0033677A" w:rsidP="00BE684A">
      <w:pPr>
        <w:numPr>
          <w:ilvl w:val="0"/>
          <w:numId w:val="6"/>
        </w:numPr>
      </w:pPr>
      <w:r w:rsidRPr="007156E1">
        <w:t>Insertion of simple set of known transitions</w:t>
      </w:r>
    </w:p>
    <w:p w14:paraId="58D5D41F" w14:textId="1A5D08D9" w:rsidR="00760D66" w:rsidRPr="007156E1" w:rsidRDefault="0033677A" w:rsidP="00BE684A">
      <w:pPr>
        <w:numPr>
          <w:ilvl w:val="0"/>
          <w:numId w:val="6"/>
        </w:numPr>
      </w:pPr>
      <w:r w:rsidRPr="007156E1">
        <w:t xml:space="preserve">Data Analysis and peak integration for </w:t>
      </w:r>
      <w:r w:rsidR="008A2FBA">
        <w:t>non-proteomic</w:t>
      </w:r>
      <w:r w:rsidRPr="007156E1">
        <w:t xml:space="preserve"> molecules</w:t>
      </w:r>
    </w:p>
    <w:p w14:paraId="1E378726" w14:textId="77777777" w:rsidR="00760D66" w:rsidRPr="007156E1" w:rsidRDefault="0033677A" w:rsidP="00BE684A">
      <w:pPr>
        <w:numPr>
          <w:ilvl w:val="0"/>
          <w:numId w:val="6"/>
        </w:numPr>
      </w:pPr>
      <w:r w:rsidRPr="007156E1">
        <w:t>Small Molecule Quantification workflow in Skyline</w:t>
      </w:r>
    </w:p>
    <w:p w14:paraId="53488722" w14:textId="77777777" w:rsidR="006F4DD4" w:rsidRPr="00B367AC" w:rsidRDefault="006F4DD4" w:rsidP="006F4DD4">
      <w:r>
        <w:t xml:space="preserve">You may also wish to view the first half of Skyline webinar 16, on which this tutorial is based: </w:t>
      </w:r>
      <w:hyperlink r:id="rId8" w:history="1">
        <w:r w:rsidRPr="00E45EC6">
          <w:rPr>
            <w:rStyle w:val="Hyperlink"/>
          </w:rPr>
          <w:t>https://skyline.ms/project/home/software/Skyline/events/2017%20Webinars/Webinar%2016/begin.view?</w:t>
        </w:r>
      </w:hyperlink>
      <w:r>
        <w:t xml:space="preserve"> </w:t>
      </w:r>
    </w:p>
    <w:p w14:paraId="20750463"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4436060F"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67933AD9" w14:textId="77777777" w:rsidR="00014DA8" w:rsidRDefault="00014DA8" w:rsidP="008C1D13">
      <w:pPr>
        <w:pStyle w:val="Heading1"/>
        <w:spacing w:after="120"/>
      </w:pPr>
      <w:r>
        <w:t>Getting Started</w:t>
      </w:r>
    </w:p>
    <w:p w14:paraId="16458907" w14:textId="77777777" w:rsidR="00B1645B" w:rsidRDefault="00B1645B" w:rsidP="008C1D13">
      <w:pPr>
        <w:spacing w:after="120"/>
      </w:pPr>
      <w:r>
        <w:t>To start this tutorial</w:t>
      </w:r>
      <w:r w:rsidR="00ED2B33">
        <w:t>,</w:t>
      </w:r>
      <w:r w:rsidR="00894BB2">
        <w:t xml:space="preserve"> d</w:t>
      </w:r>
      <w:r>
        <w:t>ownload the following ZIP file:</w:t>
      </w:r>
    </w:p>
    <w:p w14:paraId="04A67E21" w14:textId="77777777" w:rsidR="00894BB2" w:rsidRDefault="00B4246A" w:rsidP="008C1D13">
      <w:r w:rsidRPr="007156E1">
        <w:t>https://skyline.gs.washington.edu</w:t>
      </w:r>
      <w:r w:rsidR="007156E1">
        <w:t>/tutorials/</w:t>
      </w:r>
      <w:r w:rsidR="002669ED" w:rsidRPr="002669ED">
        <w:rPr>
          <w:rFonts w:eastAsia="Calibri"/>
          <w:highlight w:val="white"/>
        </w:rPr>
        <w:t>SmallMoleculeQuantification.zip</w:t>
      </w:r>
    </w:p>
    <w:p w14:paraId="02416E64" w14:textId="77777777" w:rsidR="00894BB2" w:rsidRDefault="00B1645B" w:rsidP="00894BB2">
      <w:r>
        <w:t>Extract the files in it to a folder on your computer, like:</w:t>
      </w:r>
    </w:p>
    <w:p w14:paraId="2334A0DC" w14:textId="77777777" w:rsidR="00894BB2" w:rsidRDefault="00B1645B" w:rsidP="00894BB2">
      <w:r>
        <w:t>C:\Users\</w:t>
      </w:r>
      <w:r w:rsidR="00986B04">
        <w:t>bspratt</w:t>
      </w:r>
      <w:r>
        <w:t>\Documents</w:t>
      </w:r>
    </w:p>
    <w:p w14:paraId="350BEA0C" w14:textId="77777777" w:rsidR="00B1645B" w:rsidRDefault="00B1645B" w:rsidP="00894BB2">
      <w:r>
        <w:t>This will create a new folder:</w:t>
      </w:r>
    </w:p>
    <w:p w14:paraId="251E9BD6" w14:textId="77777777" w:rsidR="00B1645B" w:rsidRPr="004204F1" w:rsidRDefault="00B1645B" w:rsidP="00813ABF">
      <w:r w:rsidRPr="004204F1">
        <w:t>C:\Users\</w:t>
      </w:r>
      <w:r w:rsidR="00986B04" w:rsidRPr="004204F1">
        <w:t>bspratt</w:t>
      </w:r>
      <w:r w:rsidRPr="004204F1">
        <w:t>\Documents\</w:t>
      </w:r>
      <w:r w:rsidR="00C27406" w:rsidRPr="004204F1">
        <w:t>SmallMolecule</w:t>
      </w:r>
      <w:r w:rsidR="007156E1">
        <w:t>Quantification</w:t>
      </w:r>
    </w:p>
    <w:p w14:paraId="219D26D3" w14:textId="77777777" w:rsidR="00BF047C" w:rsidRDefault="00FD7B97" w:rsidP="00813ABF">
      <w:r>
        <w:lastRenderedPageBreak/>
        <w:t>It will contain all the files necessary for this tutorial.</w:t>
      </w:r>
      <w:r w:rsidR="001A6AA8">
        <w:t xml:space="preserve">  </w:t>
      </w:r>
    </w:p>
    <w:p w14:paraId="754C945C" w14:textId="24E71EC8" w:rsidR="008A2FBA" w:rsidRDefault="001A6AA8" w:rsidP="00813ABF">
      <w:r w:rsidRPr="002F5577">
        <w:t>Now</w:t>
      </w:r>
      <w:r w:rsidR="008A2FBA">
        <w:t>:</w:t>
      </w:r>
    </w:p>
    <w:p w14:paraId="1857DDCB" w14:textId="587340A6" w:rsidR="00E43D7C" w:rsidRDefault="00E43D7C" w:rsidP="00E43D7C">
      <w:pPr>
        <w:pStyle w:val="ListParagraph"/>
        <w:numPr>
          <w:ilvl w:val="0"/>
          <w:numId w:val="15"/>
        </w:numPr>
      </w:pPr>
      <w:r>
        <w:t>S</w:t>
      </w:r>
      <w:r w:rsidRPr="002F5577">
        <w:t>tart Skyline.</w:t>
      </w:r>
      <w:r>
        <w:t xml:space="preserve"> You should see the Start page. It will look something like this:</w:t>
      </w:r>
    </w:p>
    <w:p w14:paraId="7DE47DB9" w14:textId="64E6256F" w:rsidR="00E43D7C" w:rsidRDefault="00E43D7C" w:rsidP="00E43D7C">
      <w:del w:id="0" w:author="Nat Brace" w:date="2019-10-11T15:30:00Z">
        <w:r w:rsidDel="00985E2C">
          <w:rPr>
            <w:noProof/>
          </w:rPr>
          <w:drawing>
            <wp:inline distT="0" distB="0" distL="0" distR="0" wp14:anchorId="59C1E937" wp14:editId="0819E801">
              <wp:extent cx="4389120" cy="3279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99946" cy="3287267"/>
                      </a:xfrm>
                      <a:prstGeom prst="rect">
                        <a:avLst/>
                      </a:prstGeom>
                    </pic:spPr>
                  </pic:pic>
                </a:graphicData>
              </a:graphic>
            </wp:inline>
          </w:drawing>
        </w:r>
      </w:del>
      <w:ins w:id="1" w:author="Nat Brace" w:date="2019-10-11T15:30:00Z">
        <w:r w:rsidR="00985E2C">
          <w:rPr>
            <w:noProof/>
          </w:rPr>
          <w:drawing>
            <wp:inline distT="0" distB="0" distL="0" distR="0" wp14:anchorId="6C370091" wp14:editId="20CB27B6">
              <wp:extent cx="4394942" cy="328352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638" cy="3309450"/>
                      </a:xfrm>
                      <a:prstGeom prst="rect">
                        <a:avLst/>
                      </a:prstGeom>
                    </pic:spPr>
                  </pic:pic>
                </a:graphicData>
              </a:graphic>
            </wp:inline>
          </w:drawing>
        </w:r>
      </w:ins>
    </w:p>
    <w:p w14:paraId="3EF8B800" w14:textId="77777777" w:rsidR="00E43D7C" w:rsidRDefault="00E43D7C" w:rsidP="00E43D7C">
      <w:pPr>
        <w:pStyle w:val="ListParagraph"/>
        <w:numPr>
          <w:ilvl w:val="0"/>
          <w:numId w:val="15"/>
        </w:numPr>
        <w:spacing w:after="0" w:line="240" w:lineRule="auto"/>
        <w:ind w:left="410"/>
      </w:pPr>
      <w:r>
        <w:t xml:space="preserve">Set the user interface control in the upper right corner of the Start Page to “Molecule interface”. </w:t>
      </w:r>
    </w:p>
    <w:p w14:paraId="3E061EF0" w14:textId="77777777" w:rsidR="00E43D7C" w:rsidRDefault="00E43D7C" w:rsidP="00E43D7C">
      <w:pPr>
        <w:pStyle w:val="ListParagraph"/>
        <w:spacing w:after="0" w:line="240" w:lineRule="auto"/>
        <w:ind w:left="410"/>
      </w:pPr>
    </w:p>
    <w:p w14:paraId="029B96C8" w14:textId="19C7C253" w:rsidR="00E43D7C" w:rsidRDefault="00E43D7C" w:rsidP="00E43D7C">
      <w:pPr>
        <w:spacing w:after="0" w:line="240" w:lineRule="auto"/>
        <w:ind w:left="50"/>
      </w:pPr>
      <w:commentRangeStart w:id="2"/>
      <w:del w:id="3" w:author="Nat Brace" w:date="2019-10-11T15:30:00Z">
        <w:r w:rsidDel="00985E2C">
          <w:rPr>
            <w:noProof/>
          </w:rPr>
          <w:lastRenderedPageBreak/>
          <w:drawing>
            <wp:inline distT="0" distB="0" distL="0" distR="0" wp14:anchorId="0DB82820" wp14:editId="75F6D7F5">
              <wp:extent cx="6515523" cy="33315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2734" cy="3330170"/>
                      </a:xfrm>
                      <a:prstGeom prst="rect">
                        <a:avLst/>
                      </a:prstGeom>
                      <a:noFill/>
                      <a:ln>
                        <a:noFill/>
                      </a:ln>
                    </pic:spPr>
                  </pic:pic>
                </a:graphicData>
              </a:graphic>
            </wp:inline>
          </w:drawing>
        </w:r>
      </w:del>
      <w:commentRangeEnd w:id="2"/>
      <w:r w:rsidR="00D66B46">
        <w:rPr>
          <w:rStyle w:val="CommentReference"/>
        </w:rPr>
        <w:commentReference w:id="2"/>
      </w:r>
      <w:ins w:id="4" w:author="Nat Brace" w:date="2019-10-11T15:30:00Z">
        <w:r w:rsidR="00985E2C">
          <w:rPr>
            <w:noProof/>
          </w:rPr>
          <w:drawing>
            <wp:inline distT="0" distB="0" distL="0" distR="0" wp14:anchorId="1F76A86C" wp14:editId="1FE7911E">
              <wp:extent cx="6634691" cy="3332018"/>
              <wp:effectExtent l="0" t="0" r="0" b="19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mMolCEOpt P4.png"/>
                      <pic:cNvPicPr/>
                    </pic:nvPicPr>
                    <pic:blipFill>
                      <a:blip r:embed="rId15">
                        <a:extLst>
                          <a:ext uri="{28A0092B-C50C-407E-A947-70E740481C1C}">
                            <a14:useLocalDpi xmlns:a14="http://schemas.microsoft.com/office/drawing/2010/main" val="0"/>
                          </a:ext>
                        </a:extLst>
                      </a:blip>
                      <a:stretch>
                        <a:fillRect/>
                      </a:stretch>
                    </pic:blipFill>
                    <pic:spPr>
                      <a:xfrm>
                        <a:off x="0" y="0"/>
                        <a:ext cx="6665787" cy="3347635"/>
                      </a:xfrm>
                      <a:prstGeom prst="rect">
                        <a:avLst/>
                      </a:prstGeom>
                    </pic:spPr>
                  </pic:pic>
                </a:graphicData>
              </a:graphic>
            </wp:inline>
          </w:drawing>
        </w:r>
      </w:ins>
    </w:p>
    <w:p w14:paraId="25F43107" w14:textId="0BDDA6D8" w:rsidR="00E43D7C" w:rsidRDefault="00E43D7C" w:rsidP="00E43D7C">
      <w:pPr>
        <w:spacing w:after="0" w:line="240" w:lineRule="auto"/>
      </w:pPr>
      <w:r>
        <w:br w:type="page"/>
      </w:r>
      <w:r>
        <w:lastRenderedPageBreak/>
        <w:t>Now the start page is not cluttered with proteomics-related controls that we don’t need.</w:t>
      </w:r>
    </w:p>
    <w:p w14:paraId="7CD913FC" w14:textId="77777777" w:rsidR="00E43D7C" w:rsidRDefault="00E43D7C" w:rsidP="00E43D7C">
      <w:pPr>
        <w:spacing w:after="0" w:line="240" w:lineRule="auto"/>
      </w:pPr>
    </w:p>
    <w:p w14:paraId="2409A021" w14:textId="6BA4DD90" w:rsidR="00E43D7C" w:rsidRDefault="00E43D7C" w:rsidP="00E43D7C">
      <w:del w:id="5" w:author="Nat Brace" w:date="2019-10-11T15:31:00Z">
        <w:r w:rsidDel="00985E2C">
          <w:rPr>
            <w:noProof/>
          </w:rPr>
          <w:drawing>
            <wp:inline distT="0" distB="0" distL="0" distR="0" wp14:anchorId="1F3F6145" wp14:editId="4FBB9DE3">
              <wp:extent cx="4913906" cy="3671253"/>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3741" cy="3678601"/>
                      </a:xfrm>
                      <a:prstGeom prst="rect">
                        <a:avLst/>
                      </a:prstGeom>
                    </pic:spPr>
                  </pic:pic>
                </a:graphicData>
              </a:graphic>
            </wp:inline>
          </w:drawing>
        </w:r>
      </w:del>
      <w:ins w:id="6" w:author="Nat Brace" w:date="2019-10-11T15:31:00Z">
        <w:r w:rsidR="00985E2C">
          <w:rPr>
            <w:noProof/>
          </w:rPr>
          <w:drawing>
            <wp:inline distT="0" distB="0" distL="0" distR="0" wp14:anchorId="2ED4BDD2" wp14:editId="0E81F2F5">
              <wp:extent cx="4913630" cy="3671048"/>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162" cy="3708054"/>
                      </a:xfrm>
                      <a:prstGeom prst="rect">
                        <a:avLst/>
                      </a:prstGeom>
                    </pic:spPr>
                  </pic:pic>
                </a:graphicData>
              </a:graphic>
            </wp:inline>
          </w:drawing>
        </w:r>
      </w:ins>
    </w:p>
    <w:p w14:paraId="2050E084" w14:textId="77777777" w:rsidR="00E43D7C" w:rsidRDefault="00E43D7C" w:rsidP="00E43D7C">
      <w:pPr>
        <w:pStyle w:val="ListParagraph"/>
        <w:numPr>
          <w:ilvl w:val="0"/>
          <w:numId w:val="15"/>
        </w:numPr>
      </w:pPr>
      <w:r>
        <w:t>Click on “Blank Document”.</w:t>
      </w:r>
    </w:p>
    <w:p w14:paraId="6907AB23" w14:textId="3490BF97" w:rsidR="00601895" w:rsidRDefault="00601895" w:rsidP="00601895">
      <w:pPr>
        <w:pStyle w:val="Heading2"/>
      </w:pPr>
      <w:r>
        <w:lastRenderedPageBreak/>
        <w:t>Experimental Layout</w:t>
      </w:r>
    </w:p>
    <w:p w14:paraId="663D5573" w14:textId="2D2B0968" w:rsidR="00601895" w:rsidRDefault="00601895" w:rsidP="00601895">
      <w:pPr>
        <w:keepNext/>
      </w:pPr>
      <w:r>
        <w:br/>
      </w:r>
      <w:r w:rsidR="001201F7">
        <w:t>This experiment was designed according to the FDA Guidance on Bioanalytical Method Validation, and as such</w:t>
      </w:r>
      <w:r w:rsidR="003A2F42">
        <w:t xml:space="preserve"> contains much more than just the study samples. </w:t>
      </w:r>
      <w:r w:rsidR="001201F7">
        <w:t xml:space="preserve"> A full description of the plate layout and run order typically utilized for such a study has been published (</w:t>
      </w:r>
      <w:hyperlink r:id="rId18" w:history="1">
        <w:r w:rsidR="001201F7" w:rsidRPr="0072007A">
          <w:rPr>
            <w:rStyle w:val="Hyperlink"/>
          </w:rPr>
          <w:t>https://www.ncbi.nlm.nih.gov/pubmed/29039849</w:t>
        </w:r>
      </w:hyperlink>
      <w:r w:rsidR="001201F7">
        <w:t>). Briefly, t</w:t>
      </w:r>
      <w:r>
        <w:t xml:space="preserve">he samples for this </w:t>
      </w:r>
      <w:r w:rsidR="001201F7">
        <w:t xml:space="preserve">dataset </w:t>
      </w:r>
      <w:r>
        <w:t>were laid out in a 96 well plate</w:t>
      </w:r>
      <w:r w:rsidR="001201F7">
        <w:t xml:space="preserve"> as follows</w:t>
      </w:r>
      <w:r>
        <w:t>:</w:t>
      </w:r>
    </w:p>
    <w:p w14:paraId="5A0400A8" w14:textId="77777777" w:rsidR="00601895" w:rsidRDefault="00601895" w:rsidP="00601895">
      <w:pPr>
        <w:keepNext/>
        <w:rPr>
          <w:noProof/>
        </w:rPr>
      </w:pPr>
      <w:r>
        <w:rPr>
          <w:noProof/>
        </w:rPr>
        <w:drawing>
          <wp:inline distT="0" distB="0" distL="0" distR="0" wp14:anchorId="60166FF1" wp14:editId="3157DAA6">
            <wp:extent cx="4078785" cy="1701579"/>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7414" cy="1705179"/>
                    </a:xfrm>
                    <a:prstGeom prst="rect">
                      <a:avLst/>
                    </a:prstGeom>
                  </pic:spPr>
                </pic:pic>
              </a:graphicData>
            </a:graphic>
          </wp:inline>
        </w:drawing>
      </w:r>
    </w:p>
    <w:p w14:paraId="669A0BBD" w14:textId="77777777" w:rsidR="00601895" w:rsidRDefault="00601895" w:rsidP="00601895">
      <w:pPr>
        <w:keepNext/>
        <w:rPr>
          <w:noProof/>
        </w:rPr>
      </w:pPr>
      <w:r>
        <w:t xml:space="preserve">Blanks, or ‘zero’ standards, contain only the internal standard, double blanks contain no standard at all. </w:t>
      </w:r>
    </w:p>
    <w:p w14:paraId="3EC14247" w14:textId="77777777" w:rsidR="00601895" w:rsidRDefault="00601895" w:rsidP="00601895">
      <w:pPr>
        <w:keepNext/>
      </w:pPr>
      <w:r>
        <w:t>Calibration curve samples are a dilution series for calibration.</w:t>
      </w:r>
    </w:p>
    <w:p w14:paraId="171877DC" w14:textId="126BE301" w:rsidR="00601895" w:rsidRDefault="00601895" w:rsidP="00601895">
      <w:pPr>
        <w:keepNext/>
      </w:pPr>
      <w:r>
        <w:t>QC samples are “known unknowns”. These are quality control samples which we will treat as unknowns in our study. In actuality, we know what the results should be and thus they can be used to check the accuracy of our measurements.</w:t>
      </w:r>
      <w:r w:rsidR="00824F01">
        <w:t xml:space="preserve">  </w:t>
      </w:r>
    </w:p>
    <w:p w14:paraId="20BAF323" w14:textId="77777777" w:rsidR="00601895" w:rsidRDefault="00601895" w:rsidP="00601895">
      <w:pPr>
        <w:keepNext/>
      </w:pPr>
      <w:r>
        <w:t>Serum SPQC is a serum pooled QC, a pooling of all study samples which is run at several points at the start, middle and end of the experiment to verify that quantitative reproducibility is constant across the study.</w:t>
      </w:r>
    </w:p>
    <w:p w14:paraId="3F0E52BE" w14:textId="3A9B0289" w:rsidR="00D44C81" w:rsidRPr="00F84F4F" w:rsidRDefault="00824F01" w:rsidP="00601895">
      <w:pPr>
        <w:keepNext/>
      </w:pPr>
      <w:r>
        <w:t xml:space="preserve">The </w:t>
      </w:r>
      <w:r w:rsidR="00D44C81" w:rsidRPr="00A45374">
        <w:t xml:space="preserve">NIST SRM 1950 is </w:t>
      </w:r>
      <w:r w:rsidR="001201F7">
        <w:t>a pooled plasma standard from the National Institute for Standards and Technology, which is available to all researchers as a reference standard for ‘normal’ plasma metabolite measurements.  It serves as a reference between studies in different laboratories.</w:t>
      </w:r>
    </w:p>
    <w:p w14:paraId="060F80FA" w14:textId="77777777" w:rsidR="00E43D7C" w:rsidRDefault="00E43D7C">
      <w:pPr>
        <w:spacing w:after="0" w:line="240" w:lineRule="auto"/>
      </w:pPr>
      <w:r>
        <w:br w:type="page"/>
      </w:r>
    </w:p>
    <w:p w14:paraId="5085500B" w14:textId="5802FF78" w:rsidR="00E43D7C" w:rsidRDefault="003A2F42" w:rsidP="00E43D7C">
      <w:pPr>
        <w:keepNext/>
      </w:pPr>
      <w:r>
        <w:lastRenderedPageBreak/>
        <w:t>Injections were performed in this order:</w:t>
      </w:r>
    </w:p>
    <w:p w14:paraId="5C92AE10" w14:textId="255C9575" w:rsidR="00601895" w:rsidRDefault="00601895" w:rsidP="00E43D7C">
      <w:pPr>
        <w:keepNext/>
        <w:rPr>
          <w:sz w:val="20"/>
          <w:szCs w:val="20"/>
        </w:rPr>
      </w:pPr>
      <w:r>
        <w:rPr>
          <w:noProof/>
        </w:rPr>
        <w:drawing>
          <wp:inline distT="0" distB="0" distL="0" distR="0" wp14:anchorId="15029A47" wp14:editId="1FE54706">
            <wp:extent cx="1380084" cy="187900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referRelativeResize="0"/>
                  </pic:nvPicPr>
                  <pic:blipFill rotWithShape="1">
                    <a:blip r:embed="rId20" cstate="print">
                      <a:extLst>
                        <a:ext uri="{28A0092B-C50C-407E-A947-70E740481C1C}">
                          <a14:useLocalDpi xmlns:a14="http://schemas.microsoft.com/office/drawing/2010/main" val="0"/>
                        </a:ext>
                      </a:extLst>
                    </a:blip>
                    <a:srcRect r="50773" b="16427"/>
                    <a:stretch/>
                  </pic:blipFill>
                  <pic:spPr bwMode="auto">
                    <a:xfrm>
                      <a:off x="0" y="0"/>
                      <a:ext cx="1380744" cy="1879901"/>
                    </a:xfrm>
                    <a:prstGeom prst="rect">
                      <a:avLst/>
                    </a:prstGeom>
                    <a:noFill/>
                    <a:ln>
                      <a:noFill/>
                    </a:ln>
                    <a:extLst>
                      <a:ext uri="{53640926-AAD7-44D8-BBD7-CCE9431645EC}">
                        <a14:shadowObscured xmlns:a14="http://schemas.microsoft.com/office/drawing/2010/main"/>
                      </a:ext>
                    </a:extLst>
                  </pic:spPr>
                </pic:pic>
              </a:graphicData>
            </a:graphic>
          </wp:inline>
        </w:drawing>
      </w:r>
    </w:p>
    <w:p w14:paraId="022C76B4" w14:textId="77777777" w:rsidR="00601895" w:rsidRDefault="00601895" w:rsidP="00601895">
      <w:pPr>
        <w:spacing w:after="0" w:line="240" w:lineRule="auto"/>
        <w:rPr>
          <w:sz w:val="20"/>
          <w:szCs w:val="20"/>
        </w:rPr>
      </w:pPr>
      <w:r>
        <w:rPr>
          <w:sz w:val="20"/>
          <w:szCs w:val="20"/>
        </w:rPr>
        <w:br/>
        <w:t>In all, 113 injections were used in collecting the mass spec data for these samples.</w:t>
      </w:r>
    </w:p>
    <w:p w14:paraId="7ED29787" w14:textId="77777777" w:rsidR="00944B9B" w:rsidRPr="00AE67A0" w:rsidRDefault="00944B9B" w:rsidP="00601895">
      <w:pPr>
        <w:spacing w:after="0" w:line="240" w:lineRule="auto"/>
        <w:rPr>
          <w:sz w:val="20"/>
          <w:szCs w:val="20"/>
        </w:rPr>
      </w:pPr>
    </w:p>
    <w:p w14:paraId="700C0277" w14:textId="77777777" w:rsidR="000A6E03" w:rsidRDefault="000A6E03" w:rsidP="00DA4E6C">
      <w:pPr>
        <w:pStyle w:val="Heading2"/>
      </w:pPr>
      <w:r>
        <w:t>Internal Standards</w:t>
      </w:r>
    </w:p>
    <w:p w14:paraId="17C779B5" w14:textId="5AA87A90" w:rsidR="000A6E03" w:rsidRPr="005E5FCA" w:rsidRDefault="000A6E03" w:rsidP="000A6E03">
      <w:r>
        <w:t xml:space="preserve">For this study we have just two targets: a </w:t>
      </w:r>
      <w:r w:rsidR="001201F7">
        <w:t xml:space="preserve">molecule </w:t>
      </w:r>
      <w:r>
        <w:t xml:space="preserve">and an internal standard, which is an isotopically labeled variant of the </w:t>
      </w:r>
      <w:r w:rsidR="001201F7">
        <w:t xml:space="preserve">molecule </w:t>
      </w:r>
      <w:r>
        <w:t>and thus co-elutes. It is also possible to establish a relationship between unrelated molecules by declaring one of the molecules as a surrogate standard</w:t>
      </w:r>
      <w:r w:rsidR="005E5FCA">
        <w:t>.</w:t>
      </w:r>
      <w:r>
        <w:t xml:space="preserve"> </w:t>
      </w:r>
      <w:r w:rsidR="005E5FCA">
        <w:t>The surrogate standard</w:t>
      </w:r>
      <w:r>
        <w:t xml:space="preserve"> </w:t>
      </w:r>
      <w:r w:rsidR="005E5FCA">
        <w:t xml:space="preserve">method </w:t>
      </w:r>
      <w:r>
        <w:t xml:space="preserve">is covered in </w:t>
      </w:r>
      <w:r w:rsidRPr="005E5FCA">
        <w:t>the “Skyline High Resolution Metabolomics” tutorial.</w:t>
      </w:r>
    </w:p>
    <w:p w14:paraId="5A94CC93" w14:textId="77777777" w:rsidR="000A6E03" w:rsidRPr="000A6E03" w:rsidRDefault="000A6E03" w:rsidP="000A6E03"/>
    <w:p w14:paraId="1979099B" w14:textId="77777777" w:rsidR="00B75372" w:rsidRDefault="00CE441C" w:rsidP="00DA4E6C">
      <w:pPr>
        <w:pStyle w:val="Heading2"/>
      </w:pPr>
      <w:r>
        <w:t xml:space="preserve">Importing a </w:t>
      </w:r>
      <w:r w:rsidR="00C27406">
        <w:t>Small Molecule Transition List</w:t>
      </w:r>
      <w:r>
        <w:t xml:space="preserve"> into a Skyline Document</w:t>
      </w:r>
    </w:p>
    <w:p w14:paraId="53724FDB"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636E6883" w14:textId="77777777" w:rsidR="00AE67A0" w:rsidRDefault="00AE67A0" w:rsidP="00AE67A0">
      <w:pPr>
        <w:pStyle w:val="Heading2"/>
      </w:pPr>
      <w:r>
        <w:t>Transition list insert</w:t>
      </w:r>
    </w:p>
    <w:p w14:paraId="1DAC4F45" w14:textId="77777777" w:rsidR="00077DE1" w:rsidRDefault="00077DE1" w:rsidP="00C86489">
      <w:r>
        <w:t>To begin, do the following:</w:t>
      </w:r>
    </w:p>
    <w:p w14:paraId="7669D032" w14:textId="77777777" w:rsidR="00015041" w:rsidRDefault="00015041" w:rsidP="00BE684A">
      <w:pPr>
        <w:pStyle w:val="ListParagraph"/>
        <w:numPr>
          <w:ilvl w:val="0"/>
          <w:numId w:val="1"/>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60EFFF" w14:textId="77777777" w:rsidR="00E43D7C" w:rsidRDefault="00E43D7C">
      <w:pPr>
        <w:spacing w:after="0" w:line="240" w:lineRule="auto"/>
      </w:pPr>
      <w:r>
        <w:br w:type="page"/>
      </w:r>
    </w:p>
    <w:p w14:paraId="32AFE699" w14:textId="6E30F3C8" w:rsidR="003A02DF" w:rsidRDefault="00015041" w:rsidP="000E4159">
      <w:r>
        <w:lastRenderedPageBreak/>
        <w:t xml:space="preserve">Skyline will show the </w:t>
      </w:r>
      <w:r>
        <w:rPr>
          <w:b/>
          <w:bCs/>
        </w:rPr>
        <w:t>Insert</w:t>
      </w:r>
      <w:r>
        <w:t xml:space="preserve"> form</w:t>
      </w:r>
      <w:r w:rsidR="00E43D7C">
        <w:t>.</w:t>
      </w:r>
      <w:r w:rsidR="00462243">
        <w:t xml:space="preserve"> </w:t>
      </w:r>
      <w:r w:rsidR="00E43D7C">
        <w:t xml:space="preserve"> Y</w:t>
      </w:r>
      <w:r w:rsidR="00462243">
        <w:t>ou may have a different column selection and order from previous uses of Skyline</w:t>
      </w:r>
      <w:r w:rsidR="003A02DF">
        <w:t xml:space="preserve">: </w:t>
      </w:r>
    </w:p>
    <w:p w14:paraId="212E38A7" w14:textId="2CAEB4B5" w:rsidR="001C55F1" w:rsidRDefault="00E43D7C" w:rsidP="00C86489">
      <w:del w:id="7" w:author="Nat Brace" w:date="2019-10-11T14:48:00Z">
        <w:r w:rsidDel="00D66B46">
          <w:rPr>
            <w:noProof/>
          </w:rPr>
          <w:drawing>
            <wp:inline distT="0" distB="0" distL="0" distR="0" wp14:anchorId="65FF415A" wp14:editId="5438E06F">
              <wp:extent cx="5943600" cy="2552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52065"/>
                      </a:xfrm>
                      <a:prstGeom prst="rect">
                        <a:avLst/>
                      </a:prstGeom>
                    </pic:spPr>
                  </pic:pic>
                </a:graphicData>
              </a:graphic>
            </wp:inline>
          </w:drawing>
        </w:r>
      </w:del>
      <w:commentRangeStart w:id="8"/>
      <w:ins w:id="9" w:author="Nat Brace" w:date="2019-10-11T14:48:00Z">
        <w:r w:rsidR="00D66B46">
          <w:rPr>
            <w:noProof/>
          </w:rPr>
          <w:drawing>
            <wp:inline distT="0" distB="0" distL="0" distR="0" wp14:anchorId="45573CB3" wp14:editId="0B0F922D">
              <wp:extent cx="5943600" cy="2348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8230"/>
                      </a:xfrm>
                      <a:prstGeom prst="rect">
                        <a:avLst/>
                      </a:prstGeom>
                    </pic:spPr>
                  </pic:pic>
                </a:graphicData>
              </a:graphic>
            </wp:inline>
          </w:drawing>
        </w:r>
      </w:ins>
      <w:commentRangeEnd w:id="8"/>
      <w:ins w:id="10" w:author="Nat Brace" w:date="2019-10-11T14:49:00Z">
        <w:r w:rsidR="00D66B46">
          <w:rPr>
            <w:rStyle w:val="CommentReference"/>
          </w:rPr>
          <w:commentReference w:id="8"/>
        </w:r>
      </w:ins>
    </w:p>
    <w:p w14:paraId="05401392" w14:textId="77777777" w:rsidR="00194CD5" w:rsidRPr="001742EE" w:rsidRDefault="00634D8D" w:rsidP="00634D8D">
      <w:r>
        <w:t xml:space="preserve">Normally you would </w:t>
      </w:r>
      <w:r w:rsidR="00462243">
        <w:t xml:space="preserve">copy and paste a transition list from Excel or some other </w:t>
      </w:r>
      <w:r w:rsidR="002669ED">
        <w:t>external source</w:t>
      </w:r>
      <w:r w:rsidR="00462243">
        <w:t>, but in this case we have a small enough transition list that we can enter it by hand.</w:t>
      </w:r>
    </w:p>
    <w:p w14:paraId="063B84A9"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 xml:space="preserve">the column order is not the </w:t>
      </w:r>
      <w:r w:rsidR="00A1339C">
        <w:t>desired order</w:t>
      </w:r>
      <w:r w:rsidR="00DE5BBD">
        <w:t xml:space="preserve">.  </w:t>
      </w:r>
      <w:r w:rsidR="00D50CB3">
        <w:t>Both issues are</w:t>
      </w:r>
      <w:r w:rsidR="00DE5BBD">
        <w:t xml:space="preserve"> easy to </w:t>
      </w:r>
      <w:r w:rsidR="00D50CB3">
        <w:t>correct</w:t>
      </w:r>
      <w:r w:rsidR="00DE5BBD">
        <w:t>:</w:t>
      </w:r>
    </w:p>
    <w:p w14:paraId="345CF8D9" w14:textId="77777777" w:rsidR="00DE5BBD" w:rsidRDefault="00D50CB3" w:rsidP="00BE684A">
      <w:pPr>
        <w:pStyle w:val="ListParagraph"/>
        <w:numPr>
          <w:ilvl w:val="0"/>
          <w:numId w:val="2"/>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6DC3722C" w14:textId="77777777" w:rsidR="00D50CB3" w:rsidRDefault="00D50CB3" w:rsidP="000E4159">
      <w:r>
        <w:t>This should result in a column picking menu like the one shown below:</w:t>
      </w:r>
    </w:p>
    <w:p w14:paraId="7DFFFDEA" w14:textId="6B4CD09D" w:rsidR="00DE5BBD" w:rsidRDefault="0031756F" w:rsidP="00672317">
      <w:commentRangeStart w:id="11"/>
      <w:r>
        <w:rPr>
          <w:noProof/>
        </w:rPr>
        <w:lastRenderedPageBreak/>
        <w:drawing>
          <wp:inline distT="0" distB="0" distL="0" distR="0" wp14:anchorId="39E47B68" wp14:editId="261E165E">
            <wp:extent cx="2592070" cy="6599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2070" cy="6599555"/>
                    </a:xfrm>
                    <a:prstGeom prst="rect">
                      <a:avLst/>
                    </a:prstGeom>
                    <a:noFill/>
                    <a:ln>
                      <a:noFill/>
                    </a:ln>
                  </pic:spPr>
                </pic:pic>
              </a:graphicData>
            </a:graphic>
          </wp:inline>
        </w:drawing>
      </w:r>
      <w:commentRangeEnd w:id="11"/>
      <w:r w:rsidR="00183BAA">
        <w:rPr>
          <w:rStyle w:val="CommentReference"/>
        </w:rPr>
        <w:commentReference w:id="11"/>
      </w:r>
    </w:p>
    <w:p w14:paraId="60BCE4A1" w14:textId="77777777" w:rsidR="00D50CB3" w:rsidRDefault="00D50CB3" w:rsidP="000E4159">
      <w:r>
        <w:t xml:space="preserve">Next do the following to reorder the columns in the </w:t>
      </w:r>
      <w:r>
        <w:rPr>
          <w:b/>
          <w:bCs/>
        </w:rPr>
        <w:t xml:space="preserve">Insert </w:t>
      </w:r>
      <w:r>
        <w:t>form:</w:t>
      </w:r>
    </w:p>
    <w:p w14:paraId="499BE09C" w14:textId="77777777" w:rsidR="00DE5BBD" w:rsidRDefault="00D50CB3" w:rsidP="00BE684A">
      <w:pPr>
        <w:pStyle w:val="ListParagraph"/>
        <w:keepNext/>
        <w:numPr>
          <w:ilvl w:val="0"/>
          <w:numId w:val="2"/>
        </w:numPr>
      </w:pPr>
      <w:r>
        <w:lastRenderedPageBreak/>
        <w:t xml:space="preserve">Click and drag each column header you want to move to the </w:t>
      </w:r>
      <w:r w:rsidR="00353C8E">
        <w:t>order matching the spreadsheet.</w:t>
      </w:r>
      <w:r w:rsidR="00BA07D3">
        <w:t xml:space="preserve">  Once you have selected and arranged your columns, t</w:t>
      </w:r>
      <w:r w:rsidR="00353C8E">
        <w:t>he insert form should now appear as shown below</w:t>
      </w:r>
      <w:r w:rsidR="00BA46EB">
        <w:t>:</w:t>
      </w:r>
    </w:p>
    <w:p w14:paraId="7C049EA1" w14:textId="3FB8ECC9" w:rsidR="00BA46EB" w:rsidRDefault="0031756F" w:rsidP="00672317">
      <w:del w:id="12" w:author="Nat Brace" w:date="2019-10-11T14:53:00Z">
        <w:r w:rsidDel="00D66B46">
          <w:rPr>
            <w:noProof/>
          </w:rPr>
          <w:drawing>
            <wp:inline distT="0" distB="0" distL="0" distR="0" wp14:anchorId="16006E9E" wp14:editId="338796F8">
              <wp:extent cx="5943600" cy="255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52065"/>
                      </a:xfrm>
                      <a:prstGeom prst="rect">
                        <a:avLst/>
                      </a:prstGeom>
                    </pic:spPr>
                  </pic:pic>
                </a:graphicData>
              </a:graphic>
            </wp:inline>
          </w:drawing>
        </w:r>
      </w:del>
      <w:commentRangeStart w:id="13"/>
      <w:ins w:id="14" w:author="Nat Brace" w:date="2019-10-11T14:53:00Z">
        <w:r w:rsidR="00E001D5">
          <w:rPr>
            <w:noProof/>
          </w:rPr>
          <w:drawing>
            <wp:inline distT="0" distB="0" distL="0" distR="0" wp14:anchorId="3460AB0B" wp14:editId="2D7DBDE7">
              <wp:extent cx="5943600" cy="2783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83840"/>
                      </a:xfrm>
                      <a:prstGeom prst="rect">
                        <a:avLst/>
                      </a:prstGeom>
                    </pic:spPr>
                  </pic:pic>
                </a:graphicData>
              </a:graphic>
            </wp:inline>
          </w:drawing>
        </w:r>
      </w:ins>
      <w:commentRangeEnd w:id="13"/>
      <w:ins w:id="15" w:author="Nat Brace" w:date="2019-10-15T15:50:00Z">
        <w:r w:rsidR="00183BAA">
          <w:rPr>
            <w:rStyle w:val="CommentReference"/>
          </w:rPr>
          <w:commentReference w:id="13"/>
        </w:r>
      </w:ins>
      <w:r w:rsidR="0061766E">
        <w:rPr>
          <w:noProof/>
        </w:rPr>
        <w:t xml:space="preserve"> </w:t>
      </w:r>
      <w:r w:rsidR="00BA07D3">
        <w:rPr>
          <w:noProof/>
        </w:rPr>
        <w:t xml:space="preserve"> </w:t>
      </w:r>
    </w:p>
    <w:p w14:paraId="58467E26" w14:textId="77777777" w:rsidR="00353C8E" w:rsidRDefault="00E37E86" w:rsidP="00672317">
      <w:r>
        <w:t>E</w:t>
      </w:r>
      <w:r w:rsidR="003E52A1">
        <w:t xml:space="preserve">nter </w:t>
      </w:r>
      <w:r w:rsidR="00156DEA">
        <w:t>the following values</w:t>
      </w:r>
      <w:r w:rsidR="003E52A1">
        <w:t xml:space="preserve"> in the </w:t>
      </w:r>
      <w:r w:rsidR="003E52A1" w:rsidRPr="003E52A1">
        <w:rPr>
          <w:b/>
        </w:rPr>
        <w:t>Insert</w:t>
      </w:r>
      <w:r w:rsidR="003E52A1">
        <w:t xml:space="preserve"> form</w:t>
      </w:r>
      <w:r w:rsidR="00156DEA">
        <w:t xml:space="preserve"> </w:t>
      </w:r>
      <w:r w:rsidR="003E52A1">
        <w:t xml:space="preserve">(or better yet, copy and paste </w:t>
      </w:r>
      <w:r w:rsidR="00156DEA">
        <w:t>from this PDF</w:t>
      </w:r>
      <w:r w:rsidR="003E52A1">
        <w:t>)</w:t>
      </w:r>
      <w:r w:rsidR="00353C8E">
        <w:t>:</w:t>
      </w:r>
    </w:p>
    <w:p w14:paraId="236254CB" w14:textId="77777777" w:rsidR="005E5FCA" w:rsidRPr="00156DEA" w:rsidRDefault="005E5FCA" w:rsidP="005E5FCA">
      <w:pPr>
        <w:rPr>
          <w:rFonts w:ascii="Courier New" w:eastAsia="Calibri" w:hAnsi="Courier New" w:cs="Courier New"/>
          <w:color w:val="FF007F"/>
          <w:highlight w:val="white"/>
        </w:rPr>
      </w:pPr>
      <w:r w:rsidRPr="00156DEA">
        <w:rPr>
          <w:rFonts w:ascii="Courier New" w:eastAsia="Calibri" w:hAnsi="Courier New" w:cs="Courier New"/>
          <w:highlight w:val="white"/>
        </w:rPr>
        <w:t>DrugX,Drug,light,283.04,1,129.96,1,26,16,2</w:t>
      </w:r>
      <w:r>
        <w:rPr>
          <w:rFonts w:ascii="Courier New" w:eastAsia="Calibri" w:hAnsi="Courier New" w:cs="Courier New"/>
          <w:highlight w:val="white"/>
        </w:rPr>
        <w:t>.</w:t>
      </w:r>
      <w:r w:rsidRPr="00156DEA">
        <w:rPr>
          <w:rFonts w:ascii="Courier New" w:eastAsia="Calibri" w:hAnsi="Courier New" w:cs="Courier New"/>
          <w:highlight w:val="white"/>
        </w:rPr>
        <w:t>7</w:t>
      </w:r>
      <w:r w:rsidRPr="00156DEA">
        <w:rPr>
          <w:rFonts w:ascii="Courier New" w:eastAsia="Calibri" w:hAnsi="Courier New" w:cs="Courier New"/>
          <w:color w:val="FF007F"/>
          <w:highlight w:val="white"/>
        </w:rPr>
        <w:br/>
      </w:r>
      <w:r w:rsidRPr="00156DEA">
        <w:rPr>
          <w:rFonts w:ascii="Courier New" w:eastAsia="Calibri" w:hAnsi="Courier New" w:cs="Courier New"/>
          <w:highlight w:val="white"/>
        </w:rPr>
        <w:t>DrugX,</w:t>
      </w:r>
      <w:r>
        <w:rPr>
          <w:rFonts w:ascii="Courier New" w:eastAsia="Calibri" w:hAnsi="Courier New" w:cs="Courier New"/>
          <w:highlight w:val="white"/>
        </w:rPr>
        <w:t>Drug</w:t>
      </w:r>
      <w:r w:rsidRPr="00156DEA">
        <w:rPr>
          <w:rFonts w:ascii="Courier New" w:eastAsia="Calibri" w:hAnsi="Courier New" w:cs="Courier New"/>
          <w:highlight w:val="white"/>
        </w:rPr>
        <w:t>,heavy,286.04,1,133.00,1,26,16,2</w:t>
      </w:r>
      <w:r>
        <w:rPr>
          <w:rFonts w:ascii="Courier New" w:eastAsia="Calibri" w:hAnsi="Courier New" w:cs="Courier New"/>
          <w:highlight w:val="white"/>
        </w:rPr>
        <w:t>.</w:t>
      </w:r>
      <w:r w:rsidRPr="00156DEA">
        <w:rPr>
          <w:rFonts w:ascii="Courier New" w:eastAsia="Calibri" w:hAnsi="Courier New" w:cs="Courier New"/>
          <w:highlight w:val="white"/>
        </w:rPr>
        <w:t>7</w:t>
      </w:r>
    </w:p>
    <w:p w14:paraId="0E5BB32F" w14:textId="77777777" w:rsidR="00BA46EB" w:rsidRDefault="00840C80" w:rsidP="00672317">
      <w:r>
        <w:t xml:space="preserve">If you accidentally got the column order wrong, then you will see an error at this point. Otherwise, the </w:t>
      </w:r>
      <w:r>
        <w:rPr>
          <w:b/>
          <w:bCs/>
        </w:rPr>
        <w:t>Insert</w:t>
      </w:r>
      <w:r>
        <w:t xml:space="preserve"> form should look like this:</w:t>
      </w:r>
    </w:p>
    <w:p w14:paraId="6EF5D7D4" w14:textId="205B3377" w:rsidR="00BA46EB" w:rsidRDefault="0031756F" w:rsidP="00672317">
      <w:del w:id="16" w:author="Nat Brace" w:date="2019-10-11T14:51:00Z">
        <w:r w:rsidDel="00D66B46">
          <w:rPr>
            <w:noProof/>
          </w:rPr>
          <w:lastRenderedPageBreak/>
          <w:drawing>
            <wp:inline distT="0" distB="0" distL="0" distR="0" wp14:anchorId="45446A17" wp14:editId="28D4F453">
              <wp:extent cx="5943600" cy="1728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728470"/>
                      </a:xfrm>
                      <a:prstGeom prst="rect">
                        <a:avLst/>
                      </a:prstGeom>
                    </pic:spPr>
                  </pic:pic>
                </a:graphicData>
              </a:graphic>
            </wp:inline>
          </w:drawing>
        </w:r>
      </w:del>
      <w:commentRangeStart w:id="17"/>
      <w:ins w:id="18" w:author="Nat Brace" w:date="2019-10-11T14:51:00Z">
        <w:r w:rsidR="00D66B46">
          <w:rPr>
            <w:noProof/>
          </w:rPr>
          <w:drawing>
            <wp:inline distT="0" distB="0" distL="0" distR="0" wp14:anchorId="65D212ED" wp14:editId="5BA4A74E">
              <wp:extent cx="5943600" cy="2007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07235"/>
                      </a:xfrm>
                      <a:prstGeom prst="rect">
                        <a:avLst/>
                      </a:prstGeom>
                    </pic:spPr>
                  </pic:pic>
                </a:graphicData>
              </a:graphic>
            </wp:inline>
          </w:drawing>
        </w:r>
      </w:ins>
      <w:commentRangeEnd w:id="17"/>
      <w:ins w:id="19" w:author="Nat Brace" w:date="2019-10-15T15:52:00Z">
        <w:r w:rsidR="00183BAA">
          <w:rPr>
            <w:rStyle w:val="CommentReference"/>
          </w:rPr>
          <w:commentReference w:id="17"/>
        </w:r>
      </w:ins>
      <w:r w:rsidR="0061766E">
        <w:rPr>
          <w:noProof/>
        </w:rPr>
        <w:t xml:space="preserve"> </w:t>
      </w:r>
    </w:p>
    <w:p w14:paraId="6865E456" w14:textId="77777777" w:rsidR="00840C80" w:rsidRDefault="00840C80" w:rsidP="00BE684A">
      <w:pPr>
        <w:pStyle w:val="ListParagraph"/>
        <w:numPr>
          <w:ilvl w:val="0"/>
          <w:numId w:val="3"/>
        </w:numPr>
      </w:pPr>
      <w:r>
        <w:t xml:space="preserve">Click the </w:t>
      </w:r>
      <w:r>
        <w:rPr>
          <w:b/>
          <w:bCs/>
        </w:rPr>
        <w:t>Insert</w:t>
      </w:r>
      <w:r>
        <w:t xml:space="preserve"> button.</w:t>
      </w:r>
    </w:p>
    <w:p w14:paraId="27F5AF0E" w14:textId="77777777" w:rsidR="00F83C1A" w:rsidRDefault="00575B13" w:rsidP="00F83C1A">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 m/z and charge are perfectly adequate.</w:t>
      </w:r>
    </w:p>
    <w:p w14:paraId="17497093" w14:textId="77777777" w:rsidR="00F83C1A" w:rsidRDefault="00575B13" w:rsidP="00F83C1A">
      <w:r>
        <w:t>To see the newly imported targets in full detail:</w:t>
      </w:r>
    </w:p>
    <w:p w14:paraId="77706BA0" w14:textId="77777777" w:rsidR="00F83C1A" w:rsidRDefault="00575B13" w:rsidP="00BE684A">
      <w:pPr>
        <w:pStyle w:val="ListParagraph"/>
        <w:numPr>
          <w:ilvl w:val="0"/>
          <w:numId w:val="3"/>
        </w:numPr>
      </w:pPr>
      <w:r>
        <w:t xml:space="preserve">From the </w:t>
      </w:r>
      <w:r w:rsidRPr="00F83C1A">
        <w:rPr>
          <w:b/>
        </w:rPr>
        <w:t>Edit</w:t>
      </w:r>
      <w:r>
        <w:t xml:space="preserve"> menu, click on </w:t>
      </w:r>
      <w:r w:rsidRPr="00F83C1A">
        <w:rPr>
          <w:b/>
        </w:rPr>
        <w:t>Expand All</w:t>
      </w:r>
      <w:r>
        <w:t xml:space="preserve"> </w:t>
      </w:r>
    </w:p>
    <w:p w14:paraId="2EDDCA1E" w14:textId="77777777" w:rsidR="00F83C1A" w:rsidRDefault="00575B13" w:rsidP="00BE684A">
      <w:pPr>
        <w:pStyle w:val="ListParagraph"/>
        <w:numPr>
          <w:ilvl w:val="0"/>
          <w:numId w:val="3"/>
        </w:numPr>
      </w:pPr>
      <w:r>
        <w:t xml:space="preserve">Then click on </w:t>
      </w:r>
      <w:r w:rsidRPr="00F83C1A">
        <w:rPr>
          <w:b/>
        </w:rPr>
        <w:t>Precursors</w:t>
      </w:r>
      <w:r>
        <w:t xml:space="preserve">. </w:t>
      </w:r>
    </w:p>
    <w:p w14:paraId="0D9FB772" w14:textId="055AA3DE" w:rsidR="00BA46EB" w:rsidRDefault="00840C80" w:rsidP="00F83C1A">
      <w:r>
        <w:lastRenderedPageBreak/>
        <w:t>Your Skyline window should now look like</w:t>
      </w:r>
      <w:r w:rsidR="00575B13">
        <w:t xml:space="preserve"> this</w:t>
      </w:r>
      <w:r>
        <w:t>:</w:t>
      </w:r>
      <w:r w:rsidR="0031756F" w:rsidRPr="0031756F">
        <w:rPr>
          <w:noProof/>
        </w:rPr>
        <w:t xml:space="preserve"> </w:t>
      </w:r>
      <w:del w:id="20" w:author="Nat Brace" w:date="2019-10-11T14:54:00Z">
        <w:r w:rsidR="0031756F" w:rsidDel="00E001D5">
          <w:rPr>
            <w:noProof/>
          </w:rPr>
          <w:drawing>
            <wp:inline distT="0" distB="0" distL="0" distR="0" wp14:anchorId="1815269A" wp14:editId="15351115">
              <wp:extent cx="5943600" cy="407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77970"/>
                      </a:xfrm>
                      <a:prstGeom prst="rect">
                        <a:avLst/>
                      </a:prstGeom>
                    </pic:spPr>
                  </pic:pic>
                </a:graphicData>
              </a:graphic>
            </wp:inline>
          </w:drawing>
        </w:r>
      </w:del>
      <w:ins w:id="21" w:author="Nat Brace" w:date="2019-10-11T14:54:00Z">
        <w:r w:rsidR="00E001D5">
          <w:rPr>
            <w:noProof/>
          </w:rPr>
          <w:lastRenderedPageBreak/>
          <w:drawing>
            <wp:inline distT="0" distB="0" distL="0" distR="0" wp14:anchorId="014D1BF2" wp14:editId="5E09CE08">
              <wp:extent cx="5943600" cy="4077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7970"/>
                      </a:xfrm>
                      <a:prstGeom prst="rect">
                        <a:avLst/>
                      </a:prstGeom>
                    </pic:spPr>
                  </pic:pic>
                </a:graphicData>
              </a:graphic>
            </wp:inline>
          </w:drawing>
        </w:r>
      </w:ins>
      <w:r w:rsidR="00575B13" w:rsidRPr="00575B13">
        <w:rPr>
          <w:noProof/>
        </w:rPr>
        <w:t xml:space="preserve"> </w:t>
      </w:r>
    </w:p>
    <w:p w14:paraId="434D3C06" w14:textId="77777777" w:rsidR="0067496A" w:rsidRDefault="0067496A" w:rsidP="0067496A">
      <w:pPr>
        <w:pStyle w:val="Heading2"/>
      </w:pPr>
      <w:r>
        <w:t>Transition settings</w:t>
      </w:r>
    </w:p>
    <w:p w14:paraId="05048115" w14:textId="77777777" w:rsidR="0067496A" w:rsidRDefault="0067496A" w:rsidP="0067496A">
      <w:r>
        <w:t>Next we have to make sure Skyline’s Transition Settings are correctly set for importing the experimental mass spectrometer results. To do th</w:t>
      </w:r>
      <w:r w:rsidR="00AD1E51">
        <w:t>is, perform the following steps:</w:t>
      </w:r>
    </w:p>
    <w:p w14:paraId="18D8C05F" w14:textId="77777777" w:rsidR="0067496A" w:rsidRDefault="0067496A" w:rsidP="00BE684A">
      <w:pPr>
        <w:pStyle w:val="ListParagraph"/>
        <w:numPr>
          <w:ilvl w:val="0"/>
          <w:numId w:val="7"/>
        </w:numPr>
      </w:pPr>
      <w:r>
        <w:t xml:space="preserve">On the </w:t>
      </w:r>
      <w:r w:rsidRPr="0067496A">
        <w:rPr>
          <w:b/>
        </w:rPr>
        <w:t>Settings</w:t>
      </w:r>
      <w:r>
        <w:t xml:space="preserve"> menu, click </w:t>
      </w:r>
      <w:r w:rsidRPr="0067496A">
        <w:rPr>
          <w:b/>
        </w:rPr>
        <w:t>Transition Settings</w:t>
      </w:r>
      <w:r>
        <w:t>.</w:t>
      </w:r>
    </w:p>
    <w:p w14:paraId="4E58C9C3" w14:textId="568DFEF6" w:rsidR="001213EB" w:rsidDel="0088600F" w:rsidRDefault="001213EB" w:rsidP="00BE684A">
      <w:pPr>
        <w:pStyle w:val="ListParagraph"/>
        <w:numPr>
          <w:ilvl w:val="0"/>
          <w:numId w:val="7"/>
        </w:numPr>
        <w:rPr>
          <w:del w:id="22" w:author="Nat Brace" w:date="2019-10-15T15:55:00Z"/>
        </w:rPr>
      </w:pPr>
      <w:del w:id="23" w:author="Nat Brace" w:date="2019-10-15T15:55:00Z">
        <w:r w:rsidDel="0088600F">
          <w:rPr>
            <w:noProof/>
          </w:rPr>
          <w:delText>Change settings as necessary to match the following</w:delText>
        </w:r>
      </w:del>
      <w:del w:id="24" w:author="Nat Brace" w:date="2019-10-15T15:54:00Z">
        <w:r w:rsidDel="0088600F">
          <w:rPr>
            <w:noProof/>
          </w:rPr>
          <w:delText>:</w:delText>
        </w:r>
      </w:del>
    </w:p>
    <w:p w14:paraId="02CB9B4C" w14:textId="77777777" w:rsidR="00234FB2" w:rsidRDefault="0088600F" w:rsidP="00234FB2">
      <w:pPr>
        <w:pStyle w:val="ListParagraph"/>
        <w:numPr>
          <w:ilvl w:val="0"/>
          <w:numId w:val="7"/>
        </w:numPr>
        <w:rPr>
          <w:ins w:id="25" w:author="Nat Brace" w:date="2019-10-15T16:00:00Z"/>
        </w:rPr>
      </w:pPr>
      <w:ins w:id="26" w:author="Nat Brace" w:date="2019-10-15T15:55:00Z">
        <w:r w:rsidRPr="00234FB2">
          <w:rPr>
            <w:b/>
            <w:bCs/>
            <w:noProof/>
          </w:rPr>
          <w:t xml:space="preserve">Prediction </w:t>
        </w:r>
        <w:r>
          <w:rPr>
            <w:noProof/>
          </w:rPr>
          <w:t>tab should look like thi</w:t>
        </w:r>
      </w:ins>
      <w:ins w:id="27" w:author="Nat Brace" w:date="2019-10-15T15:58:00Z">
        <w:r w:rsidR="00234FB2">
          <w:rPr>
            <w:noProof/>
          </w:rPr>
          <w:t>s</w:t>
        </w:r>
      </w:ins>
      <w:ins w:id="28" w:author="Nat Brace" w:date="2019-10-15T15:59:00Z">
        <w:r w:rsidR="00234FB2">
          <w:rPr>
            <w:noProof/>
          </w:rPr>
          <w:t>:</w:t>
        </w:r>
      </w:ins>
    </w:p>
    <w:p w14:paraId="2DB1B97D" w14:textId="09C918DD" w:rsidR="0088600F" w:rsidRDefault="00AD1E51" w:rsidP="00234FB2">
      <w:pPr>
        <w:rPr>
          <w:ins w:id="29" w:author="Nat Brace" w:date="2019-10-15T15:56:00Z"/>
        </w:rPr>
        <w:pPrChange w:id="30" w:author="Nat Brace" w:date="2019-10-15T16:00:00Z">
          <w:pPr>
            <w:pStyle w:val="ListParagraph"/>
            <w:numPr>
              <w:numId w:val="7"/>
            </w:numPr>
            <w:ind w:hanging="360"/>
          </w:pPr>
        </w:pPrChange>
      </w:pPr>
      <w:del w:id="31" w:author="Nat Brace" w:date="2019-10-15T15:58:00Z">
        <w:r w:rsidDel="00234FB2">
          <w:rPr>
            <w:noProof/>
          </w:rPr>
          <w:lastRenderedPageBreak/>
          <w:br/>
        </w:r>
      </w:del>
      <w:r w:rsidR="0031756F">
        <w:rPr>
          <w:noProof/>
        </w:rPr>
        <w:drawing>
          <wp:inline distT="0" distB="0" distL="0" distR="0" wp14:anchorId="1388A4AB" wp14:editId="1A9AFEBF">
            <wp:extent cx="1756618" cy="266368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59648" cy="2668282"/>
                    </a:xfrm>
                    <a:prstGeom prst="rect">
                      <a:avLst/>
                    </a:prstGeom>
                  </pic:spPr>
                </pic:pic>
              </a:graphicData>
            </a:graphic>
          </wp:inline>
        </w:drawing>
      </w:r>
    </w:p>
    <w:p w14:paraId="0C8B7ABC" w14:textId="77777777" w:rsidR="0088600F" w:rsidRDefault="0088600F" w:rsidP="0088600F">
      <w:pPr>
        <w:pStyle w:val="ListParagraph"/>
        <w:numPr>
          <w:ilvl w:val="0"/>
          <w:numId w:val="7"/>
        </w:numPr>
        <w:rPr>
          <w:ins w:id="32" w:author="Nat Brace" w:date="2019-10-15T15:56:00Z"/>
        </w:rPr>
      </w:pPr>
      <w:ins w:id="33" w:author="Nat Brace" w:date="2019-10-15T15:56:00Z">
        <w:r>
          <w:rPr>
            <w:noProof/>
          </w:rPr>
          <w:t xml:space="preserve">Select the following options on the </w:t>
        </w:r>
        <w:r>
          <w:rPr>
            <w:b/>
            <w:bCs/>
            <w:noProof/>
          </w:rPr>
          <w:t>Filter</w:t>
        </w:r>
        <w:r>
          <w:rPr>
            <w:noProof/>
          </w:rPr>
          <w:t xml:space="preserve"> tab: </w:t>
        </w:r>
      </w:ins>
    </w:p>
    <w:p w14:paraId="32746416" w14:textId="77777777" w:rsidR="0088600F" w:rsidRDefault="00AD1E51" w:rsidP="00234FB2">
      <w:pPr>
        <w:rPr>
          <w:ins w:id="34" w:author="Nat Brace" w:date="2019-10-15T15:57:00Z"/>
          <w:noProof/>
        </w:rPr>
        <w:pPrChange w:id="35" w:author="Nat Brace" w:date="2019-10-15T15:58:00Z">
          <w:pPr>
            <w:ind w:left="360"/>
          </w:pPr>
        </w:pPrChange>
      </w:pPr>
      <w:del w:id="36" w:author="Nat Brace" w:date="2019-10-15T15:58:00Z">
        <w:r w:rsidDel="00234FB2">
          <w:delText xml:space="preserve"> </w:delText>
        </w:r>
      </w:del>
      <w:r>
        <w:t xml:space="preserve"> </w:t>
      </w:r>
      <w:r w:rsidR="0031756F">
        <w:rPr>
          <w:noProof/>
        </w:rPr>
        <w:drawing>
          <wp:inline distT="0" distB="0" distL="0" distR="0" wp14:anchorId="1675A0F1" wp14:editId="610711AF">
            <wp:extent cx="1756618" cy="266368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56973" cy="2664226"/>
                    </a:xfrm>
                    <a:prstGeom prst="rect">
                      <a:avLst/>
                    </a:prstGeom>
                  </pic:spPr>
                </pic:pic>
              </a:graphicData>
            </a:graphic>
          </wp:inline>
        </w:drawing>
      </w:r>
      <w:r w:rsidR="0031756F" w:rsidRPr="0031756F">
        <w:rPr>
          <w:noProof/>
        </w:rPr>
        <w:t xml:space="preserve"> </w:t>
      </w:r>
    </w:p>
    <w:p w14:paraId="6B862370" w14:textId="77777777" w:rsidR="0088600F" w:rsidRDefault="0088600F" w:rsidP="0088600F">
      <w:pPr>
        <w:pStyle w:val="ListParagraph"/>
        <w:numPr>
          <w:ilvl w:val="0"/>
          <w:numId w:val="16"/>
        </w:numPr>
        <w:rPr>
          <w:ins w:id="37" w:author="Nat Brace" w:date="2019-10-15T15:58:00Z"/>
        </w:rPr>
      </w:pPr>
      <w:ins w:id="38" w:author="Nat Brace" w:date="2019-10-15T15:57:00Z">
        <w:r>
          <w:t xml:space="preserve">The </w:t>
        </w:r>
        <w:r w:rsidRPr="00234FB2">
          <w:rPr>
            <w:b/>
            <w:bCs/>
            <w:rPrChange w:id="39" w:author="Nat Brace" w:date="2019-10-15T16:00:00Z">
              <w:rPr/>
            </w:rPrChange>
          </w:rPr>
          <w:t xml:space="preserve">Instrument </w:t>
        </w:r>
        <w:r w:rsidRPr="0088600F">
          <w:t xml:space="preserve">tab </w:t>
        </w:r>
        <w:r>
          <w:t xml:space="preserve">has these settings: </w:t>
        </w:r>
      </w:ins>
    </w:p>
    <w:p w14:paraId="3F412218" w14:textId="1D79FA5A" w:rsidR="00DA4E6C" w:rsidRDefault="0088600F" w:rsidP="0088600F">
      <w:pPr>
        <w:pPrChange w:id="40" w:author="Nat Brace" w:date="2019-10-15T15:58:00Z">
          <w:pPr>
            <w:pStyle w:val="ListParagraph"/>
          </w:pPr>
        </w:pPrChange>
      </w:pPr>
      <w:ins w:id="41" w:author="Nat Brace" w:date="2019-10-15T15:57:00Z">
        <w:r>
          <w:lastRenderedPageBreak/>
          <w:t xml:space="preserve"> </w:t>
        </w:r>
      </w:ins>
      <w:r w:rsidR="0031756F">
        <w:rPr>
          <w:noProof/>
        </w:rPr>
        <w:drawing>
          <wp:inline distT="0" distB="0" distL="0" distR="0" wp14:anchorId="25CF0DD8" wp14:editId="4E31129B">
            <wp:extent cx="1755389" cy="266182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56924" cy="2664151"/>
                    </a:xfrm>
                    <a:prstGeom prst="rect">
                      <a:avLst/>
                    </a:prstGeom>
                  </pic:spPr>
                </pic:pic>
              </a:graphicData>
            </a:graphic>
          </wp:inline>
        </w:drawing>
      </w:r>
      <w:r w:rsidR="00AD1E51">
        <w:t xml:space="preserve">  </w:t>
      </w:r>
    </w:p>
    <w:p w14:paraId="40C5CDE8" w14:textId="77777777" w:rsidR="00DA4E6C" w:rsidRDefault="00DA4E6C" w:rsidP="00DA4E6C">
      <w:r>
        <w:t>Note: the “f” setting in Ion Types on the Filter tab means we are only interested in fragment ion transitions. If you wanted to measure precursor ions as well, it would be “</w:t>
      </w:r>
      <w:proofErr w:type="spellStart"/>
      <w:r>
        <w:t>f,p</w:t>
      </w:r>
      <w:proofErr w:type="spellEnd"/>
      <w:r>
        <w:t>”.</w:t>
      </w:r>
    </w:p>
    <w:p w14:paraId="7F79194A" w14:textId="77777777" w:rsidR="00A970FE" w:rsidRDefault="00A970FE" w:rsidP="00DA4E6C">
      <w:r>
        <w:t xml:space="preserve">In the Instrument tab, make sure that the minimum and maximum </w:t>
      </w:r>
      <w:r w:rsidRPr="00A970FE">
        <w:rPr>
          <w:i/>
        </w:rPr>
        <w:t>m/z</w:t>
      </w:r>
      <w:r>
        <w:t xml:space="preserve"> values make sense for your actual instrument. The purpose of these settings is to alert you when you propose to monitor transitions that your mass spectrometer is not actually able to measure.</w:t>
      </w:r>
    </w:p>
    <w:p w14:paraId="63CC2E2E" w14:textId="77777777" w:rsidR="00A970FE" w:rsidRDefault="00A970FE" w:rsidP="00DA4E6C">
      <w:r>
        <w:t xml:space="preserve">Method match tolerance is another important setting in the Instrument tab – it determines how closely a measured </w:t>
      </w:r>
      <w:r w:rsidRPr="00A970FE">
        <w:rPr>
          <w:i/>
        </w:rPr>
        <w:t>m/z</w:t>
      </w:r>
      <w:r>
        <w:t xml:space="preserve"> value must match the transition value to be </w:t>
      </w:r>
      <w:r w:rsidR="00C009D4">
        <w:t>considered a match</w:t>
      </w:r>
      <w:r>
        <w:t>.</w:t>
      </w:r>
    </w:p>
    <w:p w14:paraId="2B14961F" w14:textId="77777777" w:rsidR="00A375C7" w:rsidRDefault="00A818F1" w:rsidP="00A375C7">
      <w:pPr>
        <w:spacing w:after="160" w:line="256" w:lineRule="auto"/>
      </w:pPr>
      <w:r>
        <w:t>Now we are ready to import the experimental mass spectrometer results</w:t>
      </w:r>
      <w:r w:rsidR="00A375C7">
        <w:t>.</w:t>
      </w:r>
    </w:p>
    <w:p w14:paraId="4FCFDCF5" w14:textId="77777777" w:rsidR="00DA4E6C" w:rsidRDefault="00DA4E6C" w:rsidP="00A375C7">
      <w:pPr>
        <w:spacing w:after="160" w:line="256" w:lineRule="auto"/>
      </w:pPr>
    </w:p>
    <w:p w14:paraId="745C7798" w14:textId="77777777" w:rsidR="00AE67A0" w:rsidRDefault="00AE67A0" w:rsidP="00AE67A0">
      <w:pPr>
        <w:pStyle w:val="Heading2"/>
      </w:pPr>
      <w:r>
        <w:t>Importing mass spectrometer runs</w:t>
      </w:r>
    </w:p>
    <w:p w14:paraId="1A650532" w14:textId="62B6AE73" w:rsidR="00510468" w:rsidRDefault="00510468" w:rsidP="00A375C7">
      <w:pPr>
        <w:spacing w:after="160" w:line="256" w:lineRule="auto"/>
      </w:pPr>
      <w:r>
        <w:t xml:space="preserve">This experiment has 113 mass spec result files associated with it. In cases like this, it can be useful to initially import just a handful of the unknowns along with all of the </w:t>
      </w:r>
      <w:r w:rsidR="001A3225">
        <w:t>Calibration Curve and Quality Control (</w:t>
      </w:r>
      <w:r>
        <w:t>QC</w:t>
      </w:r>
      <w:r w:rsidR="001A3225">
        <w:t>)</w:t>
      </w:r>
      <w:r>
        <w:t xml:space="preserve"> files.  This lets us start out with a less complicated document while we verify chromatography and calibration curves etc.</w:t>
      </w:r>
    </w:p>
    <w:p w14:paraId="3085161F" w14:textId="77777777" w:rsidR="003C3F78" w:rsidRDefault="00AD1E51" w:rsidP="00A375C7">
      <w:pPr>
        <w:spacing w:after="160" w:line="256" w:lineRule="auto"/>
      </w:pPr>
      <w:r>
        <w:t>P</w:t>
      </w:r>
      <w:r w:rsidR="00DA4E6C">
        <w:t xml:space="preserve">erform </w:t>
      </w:r>
      <w:r w:rsidR="003C3F78">
        <w:t>the following steps.</w:t>
      </w:r>
    </w:p>
    <w:p w14:paraId="7CAE7D9F" w14:textId="77777777" w:rsidR="003C3F78" w:rsidRDefault="003C3F78" w:rsidP="00BE684A">
      <w:pPr>
        <w:pStyle w:val="ListParagraph"/>
        <w:numPr>
          <w:ilvl w:val="0"/>
          <w:numId w:val="3"/>
        </w:numPr>
        <w:spacing w:after="160" w:line="256" w:lineRule="auto"/>
      </w:pPr>
      <w:r>
        <w:t xml:space="preserve">On the </w:t>
      </w:r>
      <w:r>
        <w:rPr>
          <w:b/>
          <w:bCs/>
        </w:rPr>
        <w:t>File</w:t>
      </w:r>
      <w:r>
        <w:t xml:space="preserve"> menu, click </w:t>
      </w:r>
      <w:r>
        <w:rPr>
          <w:b/>
          <w:bCs/>
        </w:rPr>
        <w:t>Save</w:t>
      </w:r>
      <w:r>
        <w:t>. (Ctrl-S)</w:t>
      </w:r>
    </w:p>
    <w:p w14:paraId="4D163F36" w14:textId="77777777" w:rsidR="003C3F78" w:rsidRDefault="003C3F78" w:rsidP="00BE684A">
      <w:pPr>
        <w:pStyle w:val="ListParagraph"/>
        <w:numPr>
          <w:ilvl w:val="0"/>
          <w:numId w:val="3"/>
        </w:numPr>
        <w:spacing w:after="160" w:line="256" w:lineRule="auto"/>
      </w:pPr>
      <w:r>
        <w:t>Save this document as “</w:t>
      </w:r>
      <w:bookmarkStart w:id="42" w:name="OLE_LINK1"/>
      <w:bookmarkStart w:id="43" w:name="OLE_LINK2"/>
      <w:r w:rsidR="00AD1E51" w:rsidRPr="00AD1E51">
        <w:t>SMQuant_v1.sky</w:t>
      </w:r>
      <w:bookmarkEnd w:id="42"/>
      <w:bookmarkEnd w:id="43"/>
      <w:r>
        <w:t>” in the tutorial folder you created.</w:t>
      </w:r>
    </w:p>
    <w:p w14:paraId="6983DD98" w14:textId="77777777" w:rsidR="003C3F78" w:rsidRPr="003C3F78" w:rsidRDefault="003C3F78" w:rsidP="00BE684A">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02D90E67" w14:textId="77777777" w:rsidR="00564E11" w:rsidRPr="00564E11" w:rsidRDefault="009B251B" w:rsidP="00BE684A">
      <w:pPr>
        <w:pStyle w:val="ListParagraph"/>
        <w:numPr>
          <w:ilvl w:val="0"/>
          <w:numId w:val="3"/>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w:t>
      </w:r>
    </w:p>
    <w:p w14:paraId="5C0A3466" w14:textId="481A4CD5" w:rsidR="00564E11" w:rsidRPr="00564E11" w:rsidRDefault="0031756F" w:rsidP="00564E11">
      <w:pPr>
        <w:pStyle w:val="ListParagraph"/>
        <w:spacing w:after="160" w:line="256" w:lineRule="auto"/>
      </w:pPr>
      <w:r>
        <w:rPr>
          <w:noProof/>
        </w:rPr>
        <w:lastRenderedPageBreak/>
        <w:drawing>
          <wp:inline distT="0" distB="0" distL="0" distR="0" wp14:anchorId="3402609F" wp14:editId="5A41740D">
            <wp:extent cx="3581400" cy="420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1400" cy="4200525"/>
                    </a:xfrm>
                    <a:prstGeom prst="rect">
                      <a:avLst/>
                    </a:prstGeom>
                  </pic:spPr>
                </pic:pic>
              </a:graphicData>
            </a:graphic>
          </wp:inline>
        </w:drawing>
      </w:r>
    </w:p>
    <w:p w14:paraId="0E8902A1" w14:textId="77777777" w:rsidR="003C3F78" w:rsidRPr="003C3F78" w:rsidRDefault="009B251B" w:rsidP="00BE684A">
      <w:pPr>
        <w:pStyle w:val="ListParagraph"/>
        <w:numPr>
          <w:ilvl w:val="0"/>
          <w:numId w:val="3"/>
        </w:numPr>
        <w:spacing w:after="160" w:line="256" w:lineRule="auto"/>
      </w:pPr>
      <w:r>
        <w:rPr>
          <w:bCs/>
        </w:rPr>
        <w:t xml:space="preserve">Now click the </w:t>
      </w:r>
      <w:r>
        <w:rPr>
          <w:b/>
        </w:rPr>
        <w:t>OK</w:t>
      </w:r>
      <w:r>
        <w:rPr>
          <w:bCs/>
        </w:rPr>
        <w:t xml:space="preserve"> button.</w:t>
      </w:r>
    </w:p>
    <w:p w14:paraId="39368F3D" w14:textId="77777777" w:rsidR="003C3F78" w:rsidRPr="003C3F78" w:rsidRDefault="00510468" w:rsidP="00BE684A">
      <w:pPr>
        <w:pStyle w:val="ListParagraph"/>
        <w:numPr>
          <w:ilvl w:val="0"/>
          <w:numId w:val="3"/>
        </w:numPr>
        <w:spacing w:after="160" w:line="256" w:lineRule="auto"/>
      </w:pPr>
      <w:r>
        <w:rPr>
          <w:bCs/>
        </w:rPr>
        <w:t>You should see a file selection dialog with all the</w:t>
      </w:r>
      <w:r w:rsidR="003100B7">
        <w:rPr>
          <w:bCs/>
        </w:rPr>
        <w:t xml:space="preserve"> </w:t>
      </w:r>
      <w:r w:rsidR="003C3F78">
        <w:rPr>
          <w:bCs/>
        </w:rPr>
        <w:t>raw data folders in the tutorial folder</w:t>
      </w:r>
      <w:r>
        <w:rPr>
          <w:bCs/>
        </w:rPr>
        <w:t>.</w:t>
      </w:r>
      <w:r w:rsidR="003C3F78">
        <w:rPr>
          <w:bCs/>
        </w:rPr>
        <w:t xml:space="preserve"> </w:t>
      </w:r>
      <w:r>
        <w:rPr>
          <w:bCs/>
        </w:rPr>
        <w:t xml:space="preserve">Select </w:t>
      </w:r>
      <w:r w:rsidR="003C72BA">
        <w:rPr>
          <w:bCs/>
        </w:rPr>
        <w:t xml:space="preserve">the </w:t>
      </w:r>
      <w:r>
        <w:rPr>
          <w:bCs/>
        </w:rPr>
        <w:t xml:space="preserve">last </w:t>
      </w:r>
      <w:r w:rsidR="003C72BA">
        <w:rPr>
          <w:bCs/>
        </w:rPr>
        <w:t xml:space="preserve">16 unknowns samples and all the QC samples </w:t>
      </w:r>
      <w:r w:rsidR="003C3F78">
        <w:rPr>
          <w:bCs/>
        </w:rPr>
        <w:t xml:space="preserve">by clicking the </w:t>
      </w:r>
      <w:r w:rsidR="003C72BA">
        <w:rPr>
          <w:bCs/>
        </w:rPr>
        <w:t>“</w:t>
      </w:r>
      <w:r w:rsidR="003C72BA" w:rsidRPr="003C72BA">
        <w:rPr>
          <w:bCs/>
        </w:rPr>
        <w:t>80_0_1_1_00_1021523383.raw</w:t>
      </w:r>
      <w:r w:rsidR="003C72BA">
        <w:rPr>
          <w:bCs/>
        </w:rPr>
        <w:t>”</w:t>
      </w:r>
      <w:r w:rsidR="003C3F78">
        <w:rPr>
          <w:bCs/>
        </w:rPr>
        <w:t xml:space="preserve"> </w:t>
      </w:r>
      <w:r w:rsidR="003C72BA">
        <w:rPr>
          <w:bCs/>
        </w:rPr>
        <w:t xml:space="preserve">file </w:t>
      </w:r>
      <w:r w:rsidR="003C3F78">
        <w:rPr>
          <w:bCs/>
        </w:rPr>
        <w:t>and then holding down the Shift key and clicking the last</w:t>
      </w:r>
      <w:r w:rsidR="003C72BA">
        <w:rPr>
          <w:bCs/>
        </w:rPr>
        <w:t xml:space="preserve"> file in the list</w:t>
      </w:r>
      <w:r w:rsidR="003C3F78">
        <w:rPr>
          <w:bCs/>
        </w:rPr>
        <w:t>.</w:t>
      </w:r>
    </w:p>
    <w:p w14:paraId="7D21EC33"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196F66F4" w14:textId="2928F5AB" w:rsidR="00BA46EB" w:rsidRDefault="00F046EA" w:rsidP="00672317">
      <w:commentRangeStart w:id="44"/>
      <w:r>
        <w:rPr>
          <w:noProof/>
        </w:rPr>
        <w:drawing>
          <wp:inline distT="0" distB="0" distL="0" distR="0" wp14:anchorId="23657558" wp14:editId="534792DC">
            <wp:extent cx="5943600" cy="2981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81960"/>
                    </a:xfrm>
                    <a:prstGeom prst="rect">
                      <a:avLst/>
                    </a:prstGeom>
                  </pic:spPr>
                </pic:pic>
              </a:graphicData>
            </a:graphic>
          </wp:inline>
        </w:drawing>
      </w:r>
      <w:commentRangeEnd w:id="44"/>
      <w:r w:rsidR="00234FB2">
        <w:rPr>
          <w:rStyle w:val="CommentReference"/>
        </w:rPr>
        <w:commentReference w:id="44"/>
      </w:r>
    </w:p>
    <w:p w14:paraId="61CD4D05" w14:textId="77777777" w:rsidR="003C3F78" w:rsidRDefault="003C3F78" w:rsidP="00BE684A">
      <w:pPr>
        <w:pStyle w:val="ListParagraph"/>
        <w:numPr>
          <w:ilvl w:val="0"/>
          <w:numId w:val="4"/>
        </w:numPr>
      </w:pPr>
      <w:r>
        <w:t xml:space="preserve">Click the </w:t>
      </w:r>
      <w:r>
        <w:rPr>
          <w:b/>
          <w:bCs/>
        </w:rPr>
        <w:t>Open</w:t>
      </w:r>
      <w:r>
        <w:t xml:space="preserve"> button.</w:t>
      </w:r>
    </w:p>
    <w:p w14:paraId="1C10A35E"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rsidR="00D21952">
        <w:t>:</w:t>
      </w:r>
    </w:p>
    <w:p w14:paraId="45580BDD" w14:textId="32CBF5FC" w:rsidR="00A375C7" w:rsidRDefault="003F0DBA" w:rsidP="003D565E">
      <w:pPr>
        <w:keepNext/>
        <w:spacing w:before="240"/>
      </w:pPr>
      <w:r>
        <w:rPr>
          <w:noProof/>
        </w:rPr>
        <w:t xml:space="preserve"> </w:t>
      </w:r>
      <w:del w:id="45" w:author="Nat Brace" w:date="2019-10-11T14:56:00Z">
        <w:r w:rsidR="00F046EA" w:rsidDel="00E001D5">
          <w:rPr>
            <w:noProof/>
          </w:rPr>
          <w:drawing>
            <wp:inline distT="0" distB="0" distL="0" distR="0" wp14:anchorId="6FDDD4C7" wp14:editId="4B6F9891">
              <wp:extent cx="5943600" cy="3672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72840"/>
                      </a:xfrm>
                      <a:prstGeom prst="rect">
                        <a:avLst/>
                      </a:prstGeom>
                    </pic:spPr>
                  </pic:pic>
                </a:graphicData>
              </a:graphic>
            </wp:inline>
          </w:drawing>
        </w:r>
      </w:del>
      <w:ins w:id="46" w:author="Nat Brace" w:date="2019-10-11T14:57:00Z">
        <w:r w:rsidR="00E001D5">
          <w:rPr>
            <w:noProof/>
          </w:rPr>
          <w:drawing>
            <wp:inline distT="0" distB="0" distL="0" distR="0" wp14:anchorId="55A894F2" wp14:editId="23335C74">
              <wp:extent cx="5943600" cy="3844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44925"/>
                      </a:xfrm>
                      <a:prstGeom prst="rect">
                        <a:avLst/>
                      </a:prstGeom>
                    </pic:spPr>
                  </pic:pic>
                </a:graphicData>
              </a:graphic>
            </wp:inline>
          </w:drawing>
        </w:r>
      </w:ins>
      <w:r w:rsidR="009B7B90">
        <w:rPr>
          <w:noProof/>
        </w:rPr>
        <w:t xml:space="preserve"> </w:t>
      </w:r>
    </w:p>
    <w:p w14:paraId="5DCBF865" w14:textId="77777777" w:rsidR="00BB06B6" w:rsidRDefault="00BB06B6" w:rsidP="00BB06B6">
      <w:pPr>
        <w:spacing w:before="240"/>
      </w:pPr>
      <w:r>
        <w:lastRenderedPageBreak/>
        <w:t>To take advantage of the Skyline summary graphs for viewing individual targets, do the following:</w:t>
      </w:r>
    </w:p>
    <w:p w14:paraId="75053618" w14:textId="77777777" w:rsidR="00BB06B6" w:rsidRDefault="00BB06B6" w:rsidP="00BE684A">
      <w:pPr>
        <w:pStyle w:val="ListParagraph"/>
        <w:numPr>
          <w:ilvl w:val="0"/>
          <w:numId w:val="5"/>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63F93D23" w14:textId="77777777" w:rsidR="00BB06B6" w:rsidRDefault="00BB06B6" w:rsidP="00BE684A">
      <w:pPr>
        <w:pStyle w:val="ListParagraph"/>
        <w:numPr>
          <w:ilvl w:val="0"/>
          <w:numId w:val="5"/>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6BAB62D2" w14:textId="77777777" w:rsidR="00BB06B6" w:rsidRDefault="004F5A66" w:rsidP="00BE684A">
      <w:pPr>
        <w:pStyle w:val="ListParagraph"/>
        <w:numPr>
          <w:ilvl w:val="0"/>
          <w:numId w:val="5"/>
        </w:numPr>
        <w:spacing w:before="240"/>
      </w:pPr>
      <w:r>
        <w:t>Click and drag these views to</w:t>
      </w:r>
      <w:r w:rsidR="00411A33">
        <w:t xml:space="preserve"> the arrows to</w:t>
      </w:r>
      <w:r>
        <w:t xml:space="preserve"> dock them above the chromatogram graphs.</w:t>
      </w:r>
    </w:p>
    <w:p w14:paraId="28FAFCD7" w14:textId="77777777" w:rsidR="004F5A66" w:rsidRDefault="004F5A66" w:rsidP="00BE684A">
      <w:pPr>
        <w:pStyle w:val="ListParagraph"/>
        <w:numPr>
          <w:ilvl w:val="0"/>
          <w:numId w:val="5"/>
        </w:numPr>
        <w:spacing w:before="240"/>
      </w:pPr>
      <w:r>
        <w:t>Select the first target “</w:t>
      </w:r>
      <w:r w:rsidR="00C54714">
        <w:t>Drug</w:t>
      </w:r>
      <w:r>
        <w:t xml:space="preserve">” in the </w:t>
      </w:r>
      <w:r>
        <w:rPr>
          <w:b/>
          <w:bCs/>
        </w:rPr>
        <w:t>Targets</w:t>
      </w:r>
      <w:r>
        <w:t xml:space="preserve"> view.</w:t>
      </w:r>
    </w:p>
    <w:p w14:paraId="3FC282F8" w14:textId="77777777" w:rsidR="004F5A66" w:rsidRDefault="004F5A66" w:rsidP="003F0DBA">
      <w:pPr>
        <w:keepNext/>
        <w:spacing w:before="240"/>
      </w:pPr>
      <w:r>
        <w:lastRenderedPageBreak/>
        <w:t>The Skyline window should now look something like this:</w:t>
      </w:r>
    </w:p>
    <w:p w14:paraId="24274D25" w14:textId="5703DBE5" w:rsidR="009B773E" w:rsidRDefault="00F046EA" w:rsidP="00394DFD">
      <w:pPr>
        <w:pStyle w:val="Heading1"/>
      </w:pPr>
      <w:del w:id="47" w:author="Nat Brace" w:date="2019-10-11T14:57:00Z">
        <w:r w:rsidDel="00E001D5">
          <w:rPr>
            <w:noProof/>
          </w:rPr>
          <w:drawing>
            <wp:inline distT="0" distB="0" distL="0" distR="0" wp14:anchorId="3B106BA0" wp14:editId="226BCE29">
              <wp:extent cx="5943600" cy="3672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72840"/>
                      </a:xfrm>
                      <a:prstGeom prst="rect">
                        <a:avLst/>
                      </a:prstGeom>
                    </pic:spPr>
                  </pic:pic>
                </a:graphicData>
              </a:graphic>
            </wp:inline>
          </w:drawing>
        </w:r>
      </w:del>
      <w:ins w:id="48" w:author="Nat Brace" w:date="2019-10-11T14:57:00Z">
        <w:r w:rsidR="00E001D5">
          <w:rPr>
            <w:noProof/>
          </w:rPr>
          <w:drawing>
            <wp:inline distT="0" distB="0" distL="0" distR="0" wp14:anchorId="4A17CCB0" wp14:editId="6CA1997C">
              <wp:extent cx="5943600" cy="3844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44925"/>
                      </a:xfrm>
                      <a:prstGeom prst="rect">
                        <a:avLst/>
                      </a:prstGeom>
                    </pic:spPr>
                  </pic:pic>
                </a:graphicData>
              </a:graphic>
            </wp:inline>
          </w:drawing>
        </w:r>
      </w:ins>
      <w:r w:rsidR="009B7B90">
        <w:rPr>
          <w:noProof/>
        </w:rPr>
        <w:t xml:space="preserve"> </w:t>
      </w:r>
      <w:r w:rsidR="003F0DBA">
        <w:rPr>
          <w:noProof/>
        </w:rPr>
        <w:t xml:space="preserve"> </w:t>
      </w:r>
    </w:p>
    <w:p w14:paraId="12C7513F" w14:textId="77777777" w:rsidR="008B019F" w:rsidRDefault="008B019F">
      <w:pPr>
        <w:spacing w:after="0" w:line="240" w:lineRule="auto"/>
        <w:rPr>
          <w:rFonts w:ascii="Cambria" w:eastAsia="Calibri" w:hAnsi="Cambria"/>
          <w:b/>
          <w:bCs/>
          <w:color w:val="365F91"/>
          <w:sz w:val="28"/>
          <w:szCs w:val="28"/>
        </w:rPr>
      </w:pPr>
      <w:r>
        <w:lastRenderedPageBreak/>
        <w:br w:type="page"/>
      </w:r>
    </w:p>
    <w:p w14:paraId="03849856" w14:textId="77777777" w:rsidR="00162F73" w:rsidRDefault="00162F73" w:rsidP="00162F73">
      <w:pPr>
        <w:pStyle w:val="Heading1"/>
      </w:pPr>
      <w:r>
        <w:lastRenderedPageBreak/>
        <w:t>Checking Peak Integration</w:t>
      </w:r>
    </w:p>
    <w:p w14:paraId="10D4C26F" w14:textId="77777777" w:rsidR="00162F73" w:rsidRDefault="00162F73" w:rsidP="00162F73">
      <w:r>
        <w:t xml:space="preserve">Looking at the </w:t>
      </w:r>
      <w:r w:rsidRPr="00162F73">
        <w:rPr>
          <w:b/>
        </w:rPr>
        <w:t>Retention Times – Replicate Comparison</w:t>
      </w:r>
      <w:r>
        <w:t xml:space="preserve"> window we can see by the outliers that in a few replicates Skyline has not chosen peaks </w:t>
      </w:r>
      <w:r w:rsidR="008B019F">
        <w:t xml:space="preserve">at the retention times </w:t>
      </w:r>
      <w:r>
        <w:t>we might have expected</w:t>
      </w:r>
      <w:r w:rsidR="002D2C5E">
        <w:t>.</w:t>
      </w:r>
    </w:p>
    <w:p w14:paraId="4D33CFB9" w14:textId="77777777" w:rsidR="00E876A7" w:rsidRDefault="00F72F39" w:rsidP="00162F73">
      <w:pPr>
        <w:rPr>
          <w:rFonts w:eastAsia="Calibri"/>
        </w:rPr>
      </w:pPr>
      <w:r>
        <w:t xml:space="preserve">Clicking on the first outlier in the </w:t>
      </w:r>
      <w:r w:rsidRPr="00162F73">
        <w:rPr>
          <w:b/>
        </w:rPr>
        <w:t>Retention Times – Replicate Comparison</w:t>
      </w:r>
      <w:r>
        <w:rPr>
          <w:b/>
        </w:rPr>
        <w:t xml:space="preserve"> </w:t>
      </w:r>
      <w:r w:rsidRPr="00F72F39">
        <w:t>window</w:t>
      </w:r>
      <w:r>
        <w:t xml:space="preserve"> changes the selected replicate </w:t>
      </w:r>
      <w:r w:rsidRPr="00F72F39">
        <w:t xml:space="preserve">to </w:t>
      </w:r>
      <w:r w:rsidR="002D2C5E">
        <w:t>DoubleBlank1</w:t>
      </w:r>
      <w:r>
        <w:rPr>
          <w:rFonts w:eastAsia="Calibri"/>
        </w:rPr>
        <w:t>, where</w:t>
      </w:r>
      <w:r w:rsidR="002D2C5E">
        <w:rPr>
          <w:rFonts w:eastAsia="Calibri"/>
        </w:rPr>
        <w:t xml:space="preserve"> we would not actually expect Skyline to find a good peak for either the light or heavy form of the drug</w:t>
      </w:r>
      <w:r>
        <w:rPr>
          <w:rFonts w:eastAsia="Calibri"/>
        </w:rPr>
        <w:t>.</w:t>
      </w:r>
      <w:r w:rsidR="002D2C5E">
        <w:rPr>
          <w:rFonts w:eastAsia="Calibri"/>
        </w:rPr>
        <w:t xml:space="preserve"> </w:t>
      </w:r>
    </w:p>
    <w:p w14:paraId="57B4DD46" w14:textId="046DA682" w:rsidR="00F72F39" w:rsidRDefault="00F046EA" w:rsidP="00162F73">
      <w:pPr>
        <w:rPr>
          <w:rFonts w:ascii="Times New Roman" w:hAnsi="Times New Roman"/>
          <w:sz w:val="24"/>
          <w:szCs w:val="24"/>
        </w:rPr>
      </w:pPr>
      <w:del w:id="49" w:author="Nat Brace" w:date="2019-10-11T14:58:00Z">
        <w:r w:rsidDel="00E001D5">
          <w:rPr>
            <w:noProof/>
          </w:rPr>
          <w:lastRenderedPageBreak/>
          <w:drawing>
            <wp:inline distT="0" distB="0" distL="0" distR="0" wp14:anchorId="4EC17FED" wp14:editId="63110730">
              <wp:extent cx="5943600" cy="36728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672840"/>
                      </a:xfrm>
                      <a:prstGeom prst="rect">
                        <a:avLst/>
                      </a:prstGeom>
                    </pic:spPr>
                  </pic:pic>
                </a:graphicData>
              </a:graphic>
            </wp:inline>
          </w:drawing>
        </w:r>
      </w:del>
      <w:ins w:id="50" w:author="Nat Brace" w:date="2019-10-11T14:58:00Z">
        <w:r w:rsidR="00E001D5">
          <w:rPr>
            <w:noProof/>
          </w:rPr>
          <w:drawing>
            <wp:inline distT="0" distB="0" distL="0" distR="0" wp14:anchorId="7D9984B7" wp14:editId="56F39DDE">
              <wp:extent cx="5943600" cy="3844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44925"/>
                      </a:xfrm>
                      <a:prstGeom prst="rect">
                        <a:avLst/>
                      </a:prstGeom>
                    </pic:spPr>
                  </pic:pic>
                </a:graphicData>
              </a:graphic>
            </wp:inline>
          </w:drawing>
        </w:r>
      </w:ins>
    </w:p>
    <w:p w14:paraId="5099A3F1" w14:textId="77777777" w:rsidR="00E876A7" w:rsidRDefault="00E876A7" w:rsidP="00E876A7">
      <w:pPr>
        <w:rPr>
          <w:rFonts w:eastAsia="Calibri"/>
        </w:rPr>
      </w:pPr>
      <w:r>
        <w:rPr>
          <w:rFonts w:eastAsia="Calibri"/>
        </w:rPr>
        <w:t xml:space="preserve">Clicking on the other two outliers reveals that DoubleBlank2 and DoubleBlank3 are the other replicates with apparently poor chromatography. But, of course, as these are double blanks we don’t expect any </w:t>
      </w:r>
      <w:r>
        <w:rPr>
          <w:rFonts w:eastAsia="Calibri"/>
        </w:rPr>
        <w:lastRenderedPageBreak/>
        <w:t>actual peaks in these replicates, so we will manually adjust the integration for each of the double blank replicates to center on the low signal area at 2.7 minutes.</w:t>
      </w:r>
    </w:p>
    <w:p w14:paraId="31332267" w14:textId="77777777" w:rsidR="00E876A7" w:rsidRPr="00F72F39" w:rsidRDefault="00E876A7" w:rsidP="00E876A7">
      <w:pPr>
        <w:pStyle w:val="Heading1"/>
      </w:pPr>
      <w:r>
        <w:t>Adjusting Peak Integration</w:t>
      </w:r>
    </w:p>
    <w:p w14:paraId="11BB98B2" w14:textId="01D81DAD" w:rsidR="00FF2E58" w:rsidRDefault="00E876A7" w:rsidP="00E876A7">
      <w:r>
        <w:t xml:space="preserve">To adjust peak integration, </w:t>
      </w:r>
      <w:r w:rsidR="0063024E">
        <w:t xml:space="preserve">select the DoubleBlank1 replicate then </w:t>
      </w:r>
      <w:r w:rsidR="00FF2E58">
        <w:t>position</w:t>
      </w:r>
      <w:r w:rsidR="0063024E">
        <w:t xml:space="preserve"> the mouse below the Retention Time axis</w:t>
      </w:r>
      <w:r w:rsidR="004407C7">
        <w:t xml:space="preserve"> </w:t>
      </w:r>
      <w:r w:rsidR="00FF2E58">
        <w:t>(</w:t>
      </w:r>
      <w:r w:rsidR="004407C7">
        <w:t xml:space="preserve">the cursor </w:t>
      </w:r>
      <w:r w:rsidR="00FF2E58">
        <w:t>will</w:t>
      </w:r>
      <w:r w:rsidR="004407C7">
        <w:t xml:space="preserve"> </w:t>
      </w:r>
      <w:r w:rsidR="00FF2E58">
        <w:t>change its shape to this</w:t>
      </w:r>
      <w:r w:rsidR="004407C7">
        <w:t>:</w:t>
      </w:r>
      <w:r w:rsidR="004407C7">
        <w:rPr>
          <w:noProof/>
        </w:rPr>
        <w:drawing>
          <wp:inline distT="0" distB="0" distL="0" distR="0" wp14:anchorId="7D1636F1" wp14:editId="5846C0FF">
            <wp:extent cx="125960" cy="1163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1" b="20847"/>
                    <a:stretch/>
                  </pic:blipFill>
                  <pic:spPr bwMode="auto">
                    <a:xfrm>
                      <a:off x="0" y="0"/>
                      <a:ext cx="129270" cy="119375"/>
                    </a:xfrm>
                    <a:prstGeom prst="rect">
                      <a:avLst/>
                    </a:prstGeom>
                    <a:ln>
                      <a:noFill/>
                    </a:ln>
                    <a:extLst>
                      <a:ext uri="{53640926-AAD7-44D8-BBD7-CCE9431645EC}">
                        <a14:shadowObscured xmlns:a14="http://schemas.microsoft.com/office/drawing/2010/main"/>
                      </a:ext>
                    </a:extLst>
                  </pic:spPr>
                </pic:pic>
              </a:graphicData>
            </a:graphic>
          </wp:inline>
        </w:drawing>
      </w:r>
      <w:r w:rsidR="00FF2E58">
        <w:t xml:space="preserve">). </w:t>
      </w:r>
      <w:r w:rsidR="0063024E">
        <w:t xml:space="preserve"> </w:t>
      </w:r>
      <w:r w:rsidR="00FF2E58">
        <w:t xml:space="preserve">Click below </w:t>
      </w:r>
      <w:r w:rsidR="00411A33">
        <w:t xml:space="preserve">the </w:t>
      </w:r>
      <w:r w:rsidR="00FF2E58">
        <w:t>Retention Time axis at about 2</w:t>
      </w:r>
      <w:r w:rsidR="00411A33">
        <w:t>.6</w:t>
      </w:r>
      <w:r w:rsidR="00FF2E58">
        <w:t>5 minutes and</w:t>
      </w:r>
      <w:r w:rsidR="0063024E">
        <w:t xml:space="preserve"> drag to about 2</w:t>
      </w:r>
      <w:r w:rsidR="00411A33">
        <w:t>.</w:t>
      </w:r>
      <w:r w:rsidR="0063024E">
        <w:t xml:space="preserve">75 minutes.  </w:t>
      </w:r>
      <w:r w:rsidR="00FF2E58">
        <w:t xml:space="preserve">The peak boundaries will change to these new values, and the original boundaries will be marked by a shaded area. </w:t>
      </w:r>
    </w:p>
    <w:p w14:paraId="64DD9EE2" w14:textId="77777777" w:rsidR="001870D7" w:rsidRDefault="0063024E" w:rsidP="00E876A7">
      <w:r>
        <w:t xml:space="preserve">Repeat for the other </w:t>
      </w:r>
      <w:r w:rsidR="00FF2E58">
        <w:t xml:space="preserve">two </w:t>
      </w:r>
      <w:proofErr w:type="spellStart"/>
      <w:r>
        <w:t>DoubleBlank</w:t>
      </w:r>
      <w:proofErr w:type="spellEnd"/>
      <w:r>
        <w:t xml:space="preserve"> replicates. This should leave Skyline showing something like:</w:t>
      </w:r>
    </w:p>
    <w:p w14:paraId="2525231D" w14:textId="2097B446" w:rsidR="001870D7" w:rsidRDefault="00F046EA" w:rsidP="00394DFD">
      <w:pPr>
        <w:pStyle w:val="Heading1"/>
      </w:pPr>
      <w:del w:id="51" w:author="Nat Brace" w:date="2019-10-11T14:59:00Z">
        <w:r w:rsidDel="00517A72">
          <w:rPr>
            <w:noProof/>
          </w:rPr>
          <w:lastRenderedPageBreak/>
          <w:drawing>
            <wp:inline distT="0" distB="0" distL="0" distR="0" wp14:anchorId="3F1299C6" wp14:editId="5C840F94">
              <wp:extent cx="5943600" cy="33115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11525"/>
                      </a:xfrm>
                      <a:prstGeom prst="rect">
                        <a:avLst/>
                      </a:prstGeom>
                    </pic:spPr>
                  </pic:pic>
                </a:graphicData>
              </a:graphic>
            </wp:inline>
          </w:drawing>
        </w:r>
      </w:del>
      <w:ins w:id="52" w:author="Nat Brace" w:date="2019-10-11T14:59:00Z">
        <w:r w:rsidR="00517A72">
          <w:rPr>
            <w:noProof/>
          </w:rPr>
          <w:drawing>
            <wp:inline distT="0" distB="0" distL="0" distR="0" wp14:anchorId="76EBB13A" wp14:editId="2AFCCD4A">
              <wp:extent cx="594360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73680"/>
                      </a:xfrm>
                      <a:prstGeom prst="rect">
                        <a:avLst/>
                      </a:prstGeom>
                    </pic:spPr>
                  </pic:pic>
                </a:graphicData>
              </a:graphic>
            </wp:inline>
          </w:drawing>
        </w:r>
      </w:ins>
    </w:p>
    <w:p w14:paraId="1CC0CF4D" w14:textId="77777777" w:rsidR="003B13C6" w:rsidRDefault="003B13C6">
      <w:pPr>
        <w:spacing w:after="0" w:line="240" w:lineRule="auto"/>
        <w:rPr>
          <w:rFonts w:ascii="Cambria" w:eastAsia="Calibri" w:hAnsi="Cambria"/>
          <w:b/>
          <w:bCs/>
          <w:color w:val="365F91"/>
          <w:sz w:val="28"/>
          <w:szCs w:val="28"/>
        </w:rPr>
      </w:pPr>
      <w:r>
        <w:br w:type="page"/>
      </w:r>
    </w:p>
    <w:p w14:paraId="2BDD868E" w14:textId="77777777" w:rsidR="001870D7" w:rsidRDefault="006A7250" w:rsidP="00394DFD">
      <w:pPr>
        <w:pStyle w:val="Heading1"/>
      </w:pPr>
      <w:r>
        <w:lastRenderedPageBreak/>
        <w:t>Preparing for Quantitation</w:t>
      </w:r>
    </w:p>
    <w:p w14:paraId="6C7FB74C" w14:textId="77777777" w:rsidR="006A7250" w:rsidRDefault="006A7250" w:rsidP="006A7250">
      <w:r>
        <w:t>Now we can proceed to quantitation. To do this, perform the following steps:</w:t>
      </w:r>
    </w:p>
    <w:p w14:paraId="7AA7C3E9" w14:textId="1008101A" w:rsidR="006A7250" w:rsidRDefault="006A7250" w:rsidP="00BE684A">
      <w:pPr>
        <w:pStyle w:val="ListParagraph"/>
        <w:numPr>
          <w:ilvl w:val="0"/>
          <w:numId w:val="7"/>
        </w:numPr>
      </w:pPr>
      <w:r>
        <w:t xml:space="preserve">On the </w:t>
      </w:r>
      <w:r w:rsidRPr="0067496A">
        <w:rPr>
          <w:b/>
        </w:rPr>
        <w:t>Settings</w:t>
      </w:r>
      <w:r>
        <w:t xml:space="preserve"> menu, click </w:t>
      </w:r>
      <w:r w:rsidR="00F046EA">
        <w:rPr>
          <w:b/>
        </w:rPr>
        <w:t>Molecule</w:t>
      </w:r>
      <w:r w:rsidRPr="0067496A">
        <w:rPr>
          <w:b/>
        </w:rPr>
        <w:t xml:space="preserve"> Settings</w:t>
      </w:r>
      <w:r>
        <w:t>.</w:t>
      </w:r>
    </w:p>
    <w:p w14:paraId="1113B1AA" w14:textId="77777777" w:rsidR="006A7250" w:rsidRDefault="006A7250" w:rsidP="00BE684A">
      <w:pPr>
        <w:pStyle w:val="ListParagraph"/>
        <w:numPr>
          <w:ilvl w:val="0"/>
          <w:numId w:val="7"/>
        </w:numPr>
      </w:pPr>
      <w:r>
        <w:rPr>
          <w:noProof/>
        </w:rPr>
        <w:t xml:space="preserve">Select the </w:t>
      </w:r>
      <w:r w:rsidRPr="006A7250">
        <w:rPr>
          <w:b/>
          <w:noProof/>
        </w:rPr>
        <w:t>Quantitation</w:t>
      </w:r>
      <w:r>
        <w:rPr>
          <w:noProof/>
        </w:rPr>
        <w:t xml:space="preserve"> Tab, and change settings as necessary to match the following:</w:t>
      </w:r>
    </w:p>
    <w:p w14:paraId="3B938F84" w14:textId="3DB1DAEC" w:rsidR="006A7250" w:rsidRDefault="00F046EA" w:rsidP="006A7250">
      <w:pPr>
        <w:pStyle w:val="ListParagraph"/>
      </w:pPr>
      <w:commentRangeStart w:id="53"/>
      <w:r>
        <w:rPr>
          <w:noProof/>
        </w:rPr>
        <w:drawing>
          <wp:inline distT="0" distB="0" distL="0" distR="0" wp14:anchorId="6B287256" wp14:editId="09B74EF2">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81425" cy="5191125"/>
                    </a:xfrm>
                    <a:prstGeom prst="rect">
                      <a:avLst/>
                    </a:prstGeom>
                  </pic:spPr>
                </pic:pic>
              </a:graphicData>
            </a:graphic>
          </wp:inline>
        </w:drawing>
      </w:r>
      <w:commentRangeEnd w:id="53"/>
      <w:r w:rsidR="00517A72">
        <w:rPr>
          <w:rStyle w:val="CommentReference"/>
        </w:rPr>
        <w:commentReference w:id="53"/>
      </w:r>
    </w:p>
    <w:p w14:paraId="26F57CBE" w14:textId="77777777" w:rsidR="006A7250" w:rsidRDefault="003B13C6" w:rsidP="006A7250">
      <w:r>
        <w:t xml:space="preserve">We will use a linear regression fit, normalizing to the heavy labeled drug. Skyline offers </w:t>
      </w:r>
      <w:r w:rsidR="005F5FD4">
        <w:t>options for weighting across the curve as a function of x:</w:t>
      </w:r>
      <w:r>
        <w:t xml:space="preserve"> None, 1/x, and 1/(x*x)</w:t>
      </w:r>
      <w:r w:rsidR="005F5FD4">
        <w:t>. We</w:t>
      </w:r>
      <w:r>
        <w:t xml:space="preserve"> will use</w:t>
      </w:r>
      <w:r w:rsidR="005F5FD4">
        <w:t xml:space="preserve"> a Regression Weighting of</w:t>
      </w:r>
      <w:r>
        <w:t xml:space="preserve"> </w:t>
      </w:r>
      <w:r w:rsidRPr="005F5FD4">
        <w:rPr>
          <w:b/>
        </w:rPr>
        <w:t>1/(x*x)</w:t>
      </w:r>
      <w:r>
        <w:t xml:space="preserve">. The </w:t>
      </w:r>
      <w:r w:rsidR="005F5FD4">
        <w:t>U</w:t>
      </w:r>
      <w:r>
        <w:t>nits setting is f</w:t>
      </w:r>
      <w:r w:rsidR="005F5FD4">
        <w:t xml:space="preserve">or display purposes, and </w:t>
      </w:r>
      <w:r>
        <w:t xml:space="preserve">can be set to any value that makes sense for your experiment. </w:t>
      </w:r>
      <w:r w:rsidR="005F5FD4">
        <w:t>The data</w:t>
      </w:r>
      <w:r>
        <w:t xml:space="preserve"> </w:t>
      </w:r>
      <w:r w:rsidR="005F5FD4">
        <w:t>experiment was calibrated in</w:t>
      </w:r>
      <w:r>
        <w:t xml:space="preserve"> micromolar</w:t>
      </w:r>
      <w:r w:rsidR="005F5FD4">
        <w:t xml:space="preserve">, so we set this to </w:t>
      </w:r>
      <w:proofErr w:type="spellStart"/>
      <w:r w:rsidR="005F5FD4" w:rsidRPr="005F5FD4">
        <w:rPr>
          <w:b/>
        </w:rPr>
        <w:t>uM</w:t>
      </w:r>
      <w:proofErr w:type="spellEnd"/>
      <w:r>
        <w:t>.</w:t>
      </w:r>
    </w:p>
    <w:p w14:paraId="32BF4AEF" w14:textId="77777777" w:rsidR="003B13C6" w:rsidRDefault="003B13C6" w:rsidP="00BE684A">
      <w:pPr>
        <w:pStyle w:val="ListParagraph"/>
        <w:numPr>
          <w:ilvl w:val="0"/>
          <w:numId w:val="8"/>
        </w:numPr>
      </w:pPr>
      <w:r>
        <w:t xml:space="preserve">Click </w:t>
      </w:r>
      <w:r w:rsidRPr="003B13C6">
        <w:rPr>
          <w:b/>
        </w:rPr>
        <w:t>OK</w:t>
      </w:r>
      <w:r>
        <w:t>.</w:t>
      </w:r>
    </w:p>
    <w:p w14:paraId="6FAA785B" w14:textId="77777777" w:rsidR="00AE1218" w:rsidRDefault="00AE1218" w:rsidP="00AE1218">
      <w:r>
        <w:t>We are still not quite ready to view a calibration curve, however, as we have not yet declared the sample types of the various replicates for Skyline.</w:t>
      </w:r>
    </w:p>
    <w:p w14:paraId="79D82A79" w14:textId="77777777" w:rsidR="00AE1218" w:rsidRDefault="00AE1218" w:rsidP="00AE1218">
      <w:pPr>
        <w:pStyle w:val="Heading2"/>
      </w:pPr>
      <w:r>
        <w:lastRenderedPageBreak/>
        <w:t>Declaring Sample Types for Calibration Curve Display</w:t>
      </w:r>
    </w:p>
    <w:p w14:paraId="74E2680D" w14:textId="77777777" w:rsidR="00AE1218" w:rsidRDefault="00AE1218" w:rsidP="00AE1218">
      <w:r>
        <w:t>We will use the Document Grid to examine and add information about the various replicates. The Document Grid is a highly useful tool in Skyline, providing spreadsheet-like views of many document details, much of which can be edited right there in the grid. In this case, we are interested in details of the various replicates, so:</w:t>
      </w:r>
    </w:p>
    <w:p w14:paraId="2CBEC3EB" w14:textId="77777777" w:rsidR="00AE1218" w:rsidRPr="00AE1218" w:rsidRDefault="00AE1218" w:rsidP="00BE684A">
      <w:pPr>
        <w:pStyle w:val="ListParagraph"/>
        <w:numPr>
          <w:ilvl w:val="0"/>
          <w:numId w:val="8"/>
        </w:numPr>
      </w:pPr>
      <w:r>
        <w:t xml:space="preserve">On the </w:t>
      </w:r>
      <w:r w:rsidRPr="00AE1218">
        <w:rPr>
          <w:b/>
        </w:rPr>
        <w:t>View</w:t>
      </w:r>
      <w:r>
        <w:t xml:space="preserve"> menu, select </w:t>
      </w:r>
      <w:r w:rsidRPr="00AE1218">
        <w:rPr>
          <w:b/>
        </w:rPr>
        <w:t>Document Grid</w:t>
      </w:r>
    </w:p>
    <w:p w14:paraId="2D6ED854" w14:textId="1CC8F5BF" w:rsidR="00AE1218" w:rsidRPr="00336564" w:rsidRDefault="00336564" w:rsidP="00BE684A">
      <w:pPr>
        <w:pStyle w:val="ListParagraph"/>
        <w:numPr>
          <w:ilvl w:val="0"/>
          <w:numId w:val="8"/>
        </w:numPr>
      </w:pPr>
      <w:r w:rsidRPr="00336564">
        <w:t>Click on</w:t>
      </w:r>
      <w:r>
        <w:t xml:space="preserve"> the </w:t>
      </w:r>
      <w:r w:rsidR="00CE2B95">
        <w:rPr>
          <w:b/>
        </w:rPr>
        <w:t>Report</w:t>
      </w:r>
      <w:r w:rsidRPr="00336564">
        <w:rPr>
          <w:b/>
        </w:rPr>
        <w:t>s</w:t>
      </w:r>
      <w:r>
        <w:t xml:space="preserve"> control in the upper left corner of the grid, and select </w:t>
      </w:r>
      <w:r w:rsidRPr="00336564">
        <w:rPr>
          <w:b/>
        </w:rPr>
        <w:t>Replicates</w:t>
      </w:r>
    </w:p>
    <w:p w14:paraId="106DCCB6" w14:textId="77777777" w:rsidR="00336564" w:rsidRDefault="00336564" w:rsidP="00336564">
      <w:r>
        <w:t>The document grid should look like this:</w:t>
      </w:r>
    </w:p>
    <w:p w14:paraId="5F530C73" w14:textId="0EE4B3E5" w:rsidR="00336564" w:rsidRDefault="00F046EA" w:rsidP="00336564">
      <w:r>
        <w:rPr>
          <w:noProof/>
        </w:rPr>
        <w:drawing>
          <wp:inline distT="0" distB="0" distL="0" distR="0" wp14:anchorId="76D604D8" wp14:editId="29BF7D9F">
            <wp:extent cx="5943600" cy="3855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855085"/>
                    </a:xfrm>
                    <a:prstGeom prst="rect">
                      <a:avLst/>
                    </a:prstGeom>
                  </pic:spPr>
                </pic:pic>
              </a:graphicData>
            </a:graphic>
          </wp:inline>
        </w:drawing>
      </w:r>
    </w:p>
    <w:p w14:paraId="101189AC" w14:textId="77777777" w:rsidR="00FC0744" w:rsidRDefault="00FC0744" w:rsidP="00BE684A">
      <w:pPr>
        <w:pStyle w:val="ListParagraph"/>
        <w:numPr>
          <w:ilvl w:val="0"/>
          <w:numId w:val="9"/>
        </w:numPr>
      </w:pPr>
      <w:r>
        <w:t>Expand the Document Grid if needed so that you can see all the replicates at one.</w:t>
      </w:r>
    </w:p>
    <w:p w14:paraId="0BDB428F" w14:textId="77777777" w:rsidR="00FC0744" w:rsidRDefault="00FC0744" w:rsidP="00BE684A">
      <w:pPr>
        <w:pStyle w:val="ListParagraph"/>
        <w:numPr>
          <w:ilvl w:val="0"/>
          <w:numId w:val="9"/>
        </w:numPr>
      </w:pPr>
      <w:r>
        <w:t>If needed, alphabetize the list by clicking on the Replicate column header and choose “Sort Ascending”.</w:t>
      </w:r>
    </w:p>
    <w:p w14:paraId="75952ED4" w14:textId="77777777" w:rsidR="009E7112" w:rsidRDefault="00FC0744" w:rsidP="009E7112">
      <w:r>
        <w:t xml:space="preserve">Now we can set the various sample types. </w:t>
      </w:r>
      <w:r w:rsidR="009E7112">
        <w:t>The replicates with the unknowns are ready to go by default.</w:t>
      </w:r>
    </w:p>
    <w:p w14:paraId="773274C5" w14:textId="77777777" w:rsidR="00EF2E80" w:rsidRDefault="00FC0744" w:rsidP="00BE684A">
      <w:pPr>
        <w:pStyle w:val="ListParagraph"/>
        <w:numPr>
          <w:ilvl w:val="0"/>
          <w:numId w:val="9"/>
        </w:numPr>
      </w:pPr>
      <w:r>
        <w:t>Click</w:t>
      </w:r>
      <w:r w:rsidR="00EF2E80">
        <w:t xml:space="preserve"> on the Sample Type column for “</w:t>
      </w:r>
      <w:r>
        <w:t>Blank_</w:t>
      </w:r>
      <w:r w:rsidR="00EF2E80">
        <w:t>01”. Change th</w:t>
      </w:r>
      <w:r>
        <w:t>e sample type</w:t>
      </w:r>
      <w:r w:rsidR="00EF2E80">
        <w:t xml:space="preserve"> from “Unknown” to “Blank”.</w:t>
      </w:r>
    </w:p>
    <w:p w14:paraId="65B6B036" w14:textId="77777777" w:rsidR="00FC0744" w:rsidRDefault="00EF2E80" w:rsidP="00BE684A">
      <w:pPr>
        <w:pStyle w:val="ListParagraph"/>
        <w:numPr>
          <w:ilvl w:val="0"/>
          <w:numId w:val="9"/>
        </w:numPr>
      </w:pPr>
      <w:r>
        <w:t xml:space="preserve">Now </w:t>
      </w:r>
      <w:proofErr w:type="spellStart"/>
      <w:r>
        <w:t>shift+click</w:t>
      </w:r>
      <w:proofErr w:type="spellEnd"/>
      <w:r>
        <w:t xml:space="preserve"> on the Sample Type column for “</w:t>
      </w:r>
      <w:r w:rsidR="00FC0744">
        <w:t>Blank_</w:t>
      </w:r>
      <w:r>
        <w:t>03”</w:t>
      </w:r>
      <w:r w:rsidR="00FC0744">
        <w:t xml:space="preserve"> to</w:t>
      </w:r>
      <w:r>
        <w:t xml:space="preserve"> select all three Blank replicates</w:t>
      </w:r>
      <w:r w:rsidR="00FC0744">
        <w:t xml:space="preserve"> at once</w:t>
      </w:r>
      <w:r>
        <w:t>.</w:t>
      </w:r>
    </w:p>
    <w:p w14:paraId="2C92F131" w14:textId="77777777" w:rsidR="00EF2E80" w:rsidRDefault="00EF2E80" w:rsidP="00BE684A">
      <w:pPr>
        <w:pStyle w:val="ListParagraph"/>
        <w:numPr>
          <w:ilvl w:val="0"/>
          <w:numId w:val="9"/>
        </w:numPr>
      </w:pPr>
      <w:r>
        <w:t xml:space="preserve">Right-click and select </w:t>
      </w:r>
      <w:r w:rsidRPr="00FC0744">
        <w:rPr>
          <w:b/>
        </w:rPr>
        <w:t>Fill Down</w:t>
      </w:r>
      <w:r>
        <w:t xml:space="preserve">. </w:t>
      </w:r>
      <w:r w:rsidR="00FC0744">
        <w:t>E</w:t>
      </w:r>
      <w:r>
        <w:t>verything in the multiple selection</w:t>
      </w:r>
      <w:r w:rsidR="00FC0744">
        <w:t xml:space="preserve"> now has the same value as the first item in the selection</w:t>
      </w:r>
      <w:r>
        <w:t>.</w:t>
      </w:r>
    </w:p>
    <w:p w14:paraId="1C3BBC05" w14:textId="77777777" w:rsidR="009E7112" w:rsidRDefault="009E7112" w:rsidP="009E7112">
      <w:pPr>
        <w:keepNext/>
      </w:pPr>
      <w:r>
        <w:lastRenderedPageBreak/>
        <w:t>Repeat as needed</w:t>
      </w:r>
      <w:r w:rsidR="008C3DE3">
        <w:t xml:space="preserve"> (or, skip ahead to the table below)</w:t>
      </w:r>
      <w:r>
        <w:t>:</w:t>
      </w:r>
    </w:p>
    <w:p w14:paraId="3AA8CFC7" w14:textId="77777777" w:rsidR="009E7112" w:rsidRPr="009E7112" w:rsidRDefault="009E7112" w:rsidP="00BE684A">
      <w:pPr>
        <w:pStyle w:val="ListParagraph"/>
        <w:numPr>
          <w:ilvl w:val="0"/>
          <w:numId w:val="10"/>
        </w:numPr>
      </w:pPr>
      <w:r>
        <w:t xml:space="preserve">Set the “Cal_” replicates as </w:t>
      </w:r>
      <w:r w:rsidRPr="009E7112">
        <w:rPr>
          <w:b/>
        </w:rPr>
        <w:t>Standard</w:t>
      </w:r>
    </w:p>
    <w:p w14:paraId="7937D577" w14:textId="77777777" w:rsidR="009E7112" w:rsidRPr="009E7112" w:rsidRDefault="009E7112" w:rsidP="00BE684A">
      <w:pPr>
        <w:pStyle w:val="ListParagraph"/>
        <w:numPr>
          <w:ilvl w:val="0"/>
          <w:numId w:val="10"/>
        </w:numPr>
      </w:pPr>
      <w:r w:rsidRPr="009E7112">
        <w:t>Set the “</w:t>
      </w:r>
      <w:proofErr w:type="spellStart"/>
      <w:r w:rsidRPr="009E7112">
        <w:t>DoubleBlank</w:t>
      </w:r>
      <w:proofErr w:type="spellEnd"/>
      <w:r w:rsidRPr="009E7112">
        <w:t>_” replic</w:t>
      </w:r>
      <w:r>
        <w:t xml:space="preserve">ates as </w:t>
      </w:r>
      <w:r w:rsidRPr="009E7112">
        <w:rPr>
          <w:b/>
        </w:rPr>
        <w:t>Double Blank</w:t>
      </w:r>
    </w:p>
    <w:p w14:paraId="6E051DB4" w14:textId="77777777" w:rsidR="009E7112" w:rsidRPr="009E7112" w:rsidRDefault="009E7112" w:rsidP="00BE684A">
      <w:pPr>
        <w:pStyle w:val="ListParagraph"/>
        <w:numPr>
          <w:ilvl w:val="0"/>
          <w:numId w:val="10"/>
        </w:numPr>
      </w:pPr>
      <w:r>
        <w:t>Set the “QC_” replicates as</w:t>
      </w:r>
      <w:r w:rsidRPr="009E7112">
        <w:rPr>
          <w:b/>
        </w:rPr>
        <w:t xml:space="preserve"> Quality Control</w:t>
      </w:r>
    </w:p>
    <w:p w14:paraId="55517CBF" w14:textId="77777777" w:rsidR="009E7112" w:rsidRDefault="009E7112" w:rsidP="009E7112">
      <w:r>
        <w:t xml:space="preserve">Recall that the SPCQC_ replicates are quality control in a different sense (a pooling of all study samples), so we leave those as </w:t>
      </w:r>
      <w:r w:rsidRPr="009E7112">
        <w:rPr>
          <w:b/>
        </w:rPr>
        <w:t>Unknown</w:t>
      </w:r>
      <w:r w:rsidRPr="009E7112">
        <w:t>.</w:t>
      </w:r>
    </w:p>
    <w:p w14:paraId="322B9D0E" w14:textId="77777777" w:rsidR="009E7112" w:rsidRDefault="009E7112" w:rsidP="009E7112">
      <w:r>
        <w:t>Analyte concentrations can be entered by hand, but it is much easier to copy and paste them into the grid.</w:t>
      </w:r>
      <w:r w:rsidR="007A1542">
        <w:t xml:space="preserve"> </w:t>
      </w:r>
      <w:r w:rsidR="003025E7">
        <w:t xml:space="preserve">Locate the </w:t>
      </w:r>
      <w:r w:rsidR="003025E7" w:rsidRPr="003025E7">
        <w:rPr>
          <w:b/>
        </w:rPr>
        <w:t>Concentrations.xlsx</w:t>
      </w:r>
      <w:r w:rsidR="003025E7">
        <w:t xml:space="preserve"> file in the directory you created for this tutorial and open it in Excel. It should look something like this:</w:t>
      </w:r>
    </w:p>
    <w:tbl>
      <w:tblPr>
        <w:tblStyle w:val="TableGrid"/>
        <w:tblW w:w="0" w:type="auto"/>
        <w:tblCellMar>
          <w:left w:w="115" w:type="dxa"/>
          <w:right w:w="115" w:type="dxa"/>
        </w:tblCellMar>
        <w:tblLook w:val="04A0" w:firstRow="1" w:lastRow="0" w:firstColumn="1" w:lastColumn="0" w:noHBand="0" w:noVBand="1"/>
      </w:tblPr>
      <w:tblGrid>
        <w:gridCol w:w="1095"/>
        <w:gridCol w:w="1311"/>
        <w:gridCol w:w="447"/>
      </w:tblGrid>
      <w:tr w:rsidR="00D11025" w:rsidRPr="00E54462" w14:paraId="0881F065" w14:textId="77777777" w:rsidTr="003025E7">
        <w:trPr>
          <w:trHeight w:hRule="exact" w:val="202"/>
        </w:trPr>
        <w:tc>
          <w:tcPr>
            <w:tcW w:w="0" w:type="auto"/>
            <w:hideMark/>
          </w:tcPr>
          <w:p w14:paraId="4E34EA9E" w14:textId="77777777" w:rsidR="00D11025" w:rsidRPr="00E54462" w:rsidRDefault="00D11025">
            <w:pPr>
              <w:rPr>
                <w:rFonts w:ascii="Courier New" w:hAnsi="Courier New" w:cs="Courier New"/>
                <w:sz w:val="12"/>
                <w:szCs w:val="12"/>
              </w:rPr>
            </w:pPr>
            <w:bookmarkStart w:id="54" w:name="_Hlk507063702"/>
            <w:r w:rsidRPr="00E54462">
              <w:rPr>
                <w:rFonts w:ascii="Courier New" w:hAnsi="Courier New" w:cs="Courier New"/>
                <w:sz w:val="12"/>
                <w:szCs w:val="12"/>
              </w:rPr>
              <w:t>Blank_01</w:t>
            </w:r>
          </w:p>
        </w:tc>
        <w:tc>
          <w:tcPr>
            <w:tcW w:w="0" w:type="auto"/>
            <w:hideMark/>
          </w:tcPr>
          <w:p w14:paraId="5F1982A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0B5C636" w14:textId="77777777" w:rsidR="00D11025" w:rsidRPr="00E54462" w:rsidRDefault="00D11025">
            <w:pPr>
              <w:rPr>
                <w:rFonts w:ascii="Courier New" w:hAnsi="Courier New" w:cs="Courier New"/>
                <w:sz w:val="12"/>
                <w:szCs w:val="12"/>
              </w:rPr>
            </w:pPr>
          </w:p>
        </w:tc>
      </w:tr>
      <w:tr w:rsidR="00D11025" w:rsidRPr="00E54462" w14:paraId="51AE41D0" w14:textId="77777777" w:rsidTr="003025E7">
        <w:trPr>
          <w:trHeight w:hRule="exact" w:val="202"/>
        </w:trPr>
        <w:tc>
          <w:tcPr>
            <w:tcW w:w="0" w:type="auto"/>
            <w:hideMark/>
          </w:tcPr>
          <w:p w14:paraId="7BF0000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Blank_02</w:t>
            </w:r>
          </w:p>
        </w:tc>
        <w:tc>
          <w:tcPr>
            <w:tcW w:w="0" w:type="auto"/>
            <w:hideMark/>
          </w:tcPr>
          <w:p w14:paraId="413DBBE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85E3899" w14:textId="77777777" w:rsidR="00D11025" w:rsidRPr="00E54462" w:rsidRDefault="00D11025">
            <w:pPr>
              <w:rPr>
                <w:rFonts w:ascii="Courier New" w:hAnsi="Courier New" w:cs="Courier New"/>
                <w:sz w:val="12"/>
                <w:szCs w:val="12"/>
              </w:rPr>
            </w:pPr>
          </w:p>
        </w:tc>
      </w:tr>
      <w:tr w:rsidR="00D11025" w:rsidRPr="00E54462" w14:paraId="0A9B30A6" w14:textId="77777777" w:rsidTr="003025E7">
        <w:trPr>
          <w:trHeight w:hRule="exact" w:val="202"/>
        </w:trPr>
        <w:tc>
          <w:tcPr>
            <w:tcW w:w="0" w:type="auto"/>
            <w:hideMark/>
          </w:tcPr>
          <w:p w14:paraId="251FA8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Blank_03</w:t>
            </w:r>
          </w:p>
        </w:tc>
        <w:tc>
          <w:tcPr>
            <w:tcW w:w="0" w:type="auto"/>
            <w:hideMark/>
          </w:tcPr>
          <w:p w14:paraId="4A97903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3384D990" w14:textId="77777777" w:rsidR="00D11025" w:rsidRPr="00E54462" w:rsidRDefault="00D11025">
            <w:pPr>
              <w:rPr>
                <w:rFonts w:ascii="Courier New" w:hAnsi="Courier New" w:cs="Courier New"/>
                <w:sz w:val="12"/>
                <w:szCs w:val="12"/>
              </w:rPr>
            </w:pPr>
          </w:p>
        </w:tc>
      </w:tr>
      <w:tr w:rsidR="00D11025" w:rsidRPr="00E54462" w14:paraId="7C50C622" w14:textId="77777777" w:rsidTr="003025E7">
        <w:trPr>
          <w:trHeight w:hRule="exact" w:val="202"/>
        </w:trPr>
        <w:tc>
          <w:tcPr>
            <w:tcW w:w="0" w:type="auto"/>
            <w:hideMark/>
          </w:tcPr>
          <w:p w14:paraId="7EA600C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Cal_1_01</w:t>
            </w:r>
          </w:p>
        </w:tc>
        <w:tc>
          <w:tcPr>
            <w:tcW w:w="0" w:type="auto"/>
            <w:hideMark/>
          </w:tcPr>
          <w:p w14:paraId="4178E68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562FA16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29591F98" w14:textId="77777777" w:rsidTr="003025E7">
        <w:trPr>
          <w:trHeight w:hRule="exact" w:val="202"/>
        </w:trPr>
        <w:tc>
          <w:tcPr>
            <w:tcW w:w="0" w:type="auto"/>
            <w:hideMark/>
          </w:tcPr>
          <w:p w14:paraId="41CE0A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Cal_1_02</w:t>
            </w:r>
          </w:p>
        </w:tc>
        <w:tc>
          <w:tcPr>
            <w:tcW w:w="0" w:type="auto"/>
            <w:hideMark/>
          </w:tcPr>
          <w:p w14:paraId="1862816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60A6F3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50C25BAC" w14:textId="77777777" w:rsidTr="003025E7">
        <w:trPr>
          <w:trHeight w:hRule="exact" w:val="202"/>
        </w:trPr>
        <w:tc>
          <w:tcPr>
            <w:tcW w:w="0" w:type="auto"/>
            <w:hideMark/>
          </w:tcPr>
          <w:p w14:paraId="5B1DCDC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Cal_2_01</w:t>
            </w:r>
          </w:p>
        </w:tc>
        <w:tc>
          <w:tcPr>
            <w:tcW w:w="0" w:type="auto"/>
            <w:hideMark/>
          </w:tcPr>
          <w:p w14:paraId="216D2B8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742BD61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696135C0" w14:textId="77777777" w:rsidTr="003025E7">
        <w:trPr>
          <w:trHeight w:hRule="exact" w:val="202"/>
        </w:trPr>
        <w:tc>
          <w:tcPr>
            <w:tcW w:w="0" w:type="auto"/>
            <w:hideMark/>
          </w:tcPr>
          <w:p w14:paraId="4B43AB6D"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Cal_2_02</w:t>
            </w:r>
          </w:p>
        </w:tc>
        <w:tc>
          <w:tcPr>
            <w:tcW w:w="0" w:type="auto"/>
            <w:hideMark/>
          </w:tcPr>
          <w:p w14:paraId="7E145B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6E08F9B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28D633C9" w14:textId="77777777" w:rsidTr="003025E7">
        <w:trPr>
          <w:trHeight w:hRule="exact" w:val="202"/>
        </w:trPr>
        <w:tc>
          <w:tcPr>
            <w:tcW w:w="0" w:type="auto"/>
            <w:hideMark/>
          </w:tcPr>
          <w:p w14:paraId="5157F73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Cal_3_01</w:t>
            </w:r>
          </w:p>
        </w:tc>
        <w:tc>
          <w:tcPr>
            <w:tcW w:w="0" w:type="auto"/>
            <w:hideMark/>
          </w:tcPr>
          <w:p w14:paraId="36B3EB79"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F5D496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B723192" w14:textId="77777777" w:rsidTr="003025E7">
        <w:trPr>
          <w:trHeight w:hRule="exact" w:val="202"/>
        </w:trPr>
        <w:tc>
          <w:tcPr>
            <w:tcW w:w="0" w:type="auto"/>
            <w:hideMark/>
          </w:tcPr>
          <w:p w14:paraId="3C8D7C6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Cal_3_02</w:t>
            </w:r>
          </w:p>
        </w:tc>
        <w:tc>
          <w:tcPr>
            <w:tcW w:w="0" w:type="auto"/>
            <w:hideMark/>
          </w:tcPr>
          <w:p w14:paraId="1AEAB2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38D055A3"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92F7BFE" w14:textId="77777777" w:rsidTr="003025E7">
        <w:trPr>
          <w:trHeight w:hRule="exact" w:val="202"/>
        </w:trPr>
        <w:tc>
          <w:tcPr>
            <w:tcW w:w="0" w:type="auto"/>
            <w:hideMark/>
          </w:tcPr>
          <w:p w14:paraId="56E4825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Cal_4_01</w:t>
            </w:r>
          </w:p>
        </w:tc>
        <w:tc>
          <w:tcPr>
            <w:tcW w:w="0" w:type="auto"/>
            <w:hideMark/>
          </w:tcPr>
          <w:p w14:paraId="1768DD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D18BDA0"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4795C58E" w14:textId="77777777" w:rsidTr="003025E7">
        <w:trPr>
          <w:trHeight w:hRule="exact" w:val="202"/>
        </w:trPr>
        <w:tc>
          <w:tcPr>
            <w:tcW w:w="0" w:type="auto"/>
            <w:hideMark/>
          </w:tcPr>
          <w:p w14:paraId="1DB4831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Cal_4_02</w:t>
            </w:r>
          </w:p>
        </w:tc>
        <w:tc>
          <w:tcPr>
            <w:tcW w:w="0" w:type="auto"/>
            <w:hideMark/>
          </w:tcPr>
          <w:p w14:paraId="3115A53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67091C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04801865" w14:textId="77777777" w:rsidTr="003025E7">
        <w:trPr>
          <w:trHeight w:hRule="exact" w:val="202"/>
        </w:trPr>
        <w:tc>
          <w:tcPr>
            <w:tcW w:w="0" w:type="auto"/>
            <w:hideMark/>
          </w:tcPr>
          <w:p w14:paraId="57C8A3E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Cal_5_01</w:t>
            </w:r>
          </w:p>
        </w:tc>
        <w:tc>
          <w:tcPr>
            <w:tcW w:w="0" w:type="auto"/>
            <w:hideMark/>
          </w:tcPr>
          <w:p w14:paraId="47442A5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D19DEA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46156844" w14:textId="77777777" w:rsidTr="003025E7">
        <w:trPr>
          <w:trHeight w:hRule="exact" w:val="202"/>
        </w:trPr>
        <w:tc>
          <w:tcPr>
            <w:tcW w:w="0" w:type="auto"/>
            <w:hideMark/>
          </w:tcPr>
          <w:p w14:paraId="41349F1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Cal_5_02</w:t>
            </w:r>
          </w:p>
        </w:tc>
        <w:tc>
          <w:tcPr>
            <w:tcW w:w="0" w:type="auto"/>
            <w:hideMark/>
          </w:tcPr>
          <w:p w14:paraId="1AC87C1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84C66E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2775C48E" w14:textId="77777777" w:rsidTr="003025E7">
        <w:trPr>
          <w:trHeight w:hRule="exact" w:val="202"/>
        </w:trPr>
        <w:tc>
          <w:tcPr>
            <w:tcW w:w="0" w:type="auto"/>
            <w:hideMark/>
          </w:tcPr>
          <w:p w14:paraId="3E4DCE3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Cal_6_01</w:t>
            </w:r>
          </w:p>
        </w:tc>
        <w:tc>
          <w:tcPr>
            <w:tcW w:w="0" w:type="auto"/>
            <w:hideMark/>
          </w:tcPr>
          <w:p w14:paraId="49EC37A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06207D5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013E2A46" w14:textId="77777777" w:rsidTr="003025E7">
        <w:trPr>
          <w:trHeight w:hRule="exact" w:val="202"/>
        </w:trPr>
        <w:tc>
          <w:tcPr>
            <w:tcW w:w="0" w:type="auto"/>
            <w:hideMark/>
          </w:tcPr>
          <w:p w14:paraId="6C0253C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Cal_6_02</w:t>
            </w:r>
          </w:p>
        </w:tc>
        <w:tc>
          <w:tcPr>
            <w:tcW w:w="0" w:type="auto"/>
            <w:hideMark/>
          </w:tcPr>
          <w:p w14:paraId="3054CB1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000FED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285CC241" w14:textId="77777777" w:rsidTr="003025E7">
        <w:trPr>
          <w:trHeight w:hRule="exact" w:val="202"/>
        </w:trPr>
        <w:tc>
          <w:tcPr>
            <w:tcW w:w="0" w:type="auto"/>
            <w:hideMark/>
          </w:tcPr>
          <w:p w14:paraId="48E865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Cal_7_01</w:t>
            </w:r>
          </w:p>
        </w:tc>
        <w:tc>
          <w:tcPr>
            <w:tcW w:w="0" w:type="auto"/>
            <w:hideMark/>
          </w:tcPr>
          <w:p w14:paraId="168D56F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74E77F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40AEF2CF" w14:textId="77777777" w:rsidTr="003025E7">
        <w:trPr>
          <w:trHeight w:hRule="exact" w:val="202"/>
        </w:trPr>
        <w:tc>
          <w:tcPr>
            <w:tcW w:w="0" w:type="auto"/>
            <w:hideMark/>
          </w:tcPr>
          <w:p w14:paraId="0994FF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Cal_7_02</w:t>
            </w:r>
          </w:p>
        </w:tc>
        <w:tc>
          <w:tcPr>
            <w:tcW w:w="0" w:type="auto"/>
            <w:hideMark/>
          </w:tcPr>
          <w:p w14:paraId="34221F7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C1DDCD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740A5125" w14:textId="77777777" w:rsidTr="003025E7">
        <w:trPr>
          <w:trHeight w:hRule="exact" w:val="202"/>
        </w:trPr>
        <w:tc>
          <w:tcPr>
            <w:tcW w:w="0" w:type="auto"/>
            <w:hideMark/>
          </w:tcPr>
          <w:p w14:paraId="12A5D7F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DoubleBlank1</w:t>
            </w:r>
          </w:p>
        </w:tc>
        <w:tc>
          <w:tcPr>
            <w:tcW w:w="0" w:type="auto"/>
            <w:hideMark/>
          </w:tcPr>
          <w:p w14:paraId="7F5A5C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9E17F8" w14:textId="77777777" w:rsidR="00D11025" w:rsidRPr="00E54462" w:rsidRDefault="00D11025">
            <w:pPr>
              <w:rPr>
                <w:rFonts w:ascii="Courier New" w:hAnsi="Courier New" w:cs="Courier New"/>
                <w:sz w:val="12"/>
                <w:szCs w:val="12"/>
              </w:rPr>
            </w:pPr>
          </w:p>
        </w:tc>
      </w:tr>
      <w:tr w:rsidR="00D11025" w:rsidRPr="00E54462" w14:paraId="5F5000B4" w14:textId="77777777" w:rsidTr="003025E7">
        <w:trPr>
          <w:trHeight w:hRule="exact" w:val="202"/>
        </w:trPr>
        <w:tc>
          <w:tcPr>
            <w:tcW w:w="0" w:type="auto"/>
            <w:hideMark/>
          </w:tcPr>
          <w:p w14:paraId="4AD7E0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DoubleBlank2</w:t>
            </w:r>
          </w:p>
        </w:tc>
        <w:tc>
          <w:tcPr>
            <w:tcW w:w="0" w:type="auto"/>
            <w:hideMark/>
          </w:tcPr>
          <w:p w14:paraId="56C46DC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B4E8B3" w14:textId="77777777" w:rsidR="00D11025" w:rsidRPr="00E54462" w:rsidRDefault="00D11025">
            <w:pPr>
              <w:rPr>
                <w:rFonts w:ascii="Courier New" w:hAnsi="Courier New" w:cs="Courier New"/>
                <w:sz w:val="12"/>
                <w:szCs w:val="12"/>
              </w:rPr>
            </w:pPr>
          </w:p>
        </w:tc>
      </w:tr>
      <w:tr w:rsidR="00D11025" w:rsidRPr="00E54462" w14:paraId="0E25763F" w14:textId="77777777" w:rsidTr="003025E7">
        <w:trPr>
          <w:trHeight w:hRule="exact" w:val="202"/>
        </w:trPr>
        <w:tc>
          <w:tcPr>
            <w:tcW w:w="0" w:type="auto"/>
            <w:hideMark/>
          </w:tcPr>
          <w:p w14:paraId="1B37E5E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DoubleBlank3</w:t>
            </w:r>
          </w:p>
        </w:tc>
        <w:tc>
          <w:tcPr>
            <w:tcW w:w="0" w:type="auto"/>
            <w:hideMark/>
          </w:tcPr>
          <w:p w14:paraId="4A7B0FE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6E1DF3F8" w14:textId="77777777" w:rsidR="00D11025" w:rsidRPr="00E54462" w:rsidRDefault="00D11025">
            <w:pPr>
              <w:rPr>
                <w:rFonts w:ascii="Courier New" w:hAnsi="Courier New" w:cs="Courier New"/>
                <w:sz w:val="12"/>
                <w:szCs w:val="12"/>
              </w:rPr>
            </w:pPr>
          </w:p>
        </w:tc>
      </w:tr>
      <w:tr w:rsidR="00D11025" w:rsidRPr="00E54462" w14:paraId="65BF384D" w14:textId="77777777" w:rsidTr="003025E7">
        <w:trPr>
          <w:trHeight w:hRule="exact" w:val="202"/>
        </w:trPr>
        <w:tc>
          <w:tcPr>
            <w:tcW w:w="0" w:type="auto"/>
            <w:hideMark/>
          </w:tcPr>
          <w:p w14:paraId="4E35F9D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QC_High_01</w:t>
            </w:r>
          </w:p>
        </w:tc>
        <w:tc>
          <w:tcPr>
            <w:tcW w:w="0" w:type="auto"/>
            <w:hideMark/>
          </w:tcPr>
          <w:p w14:paraId="07BDCA3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702E95C"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159E10CE" w14:textId="77777777" w:rsidTr="003025E7">
        <w:trPr>
          <w:trHeight w:hRule="exact" w:val="202"/>
        </w:trPr>
        <w:tc>
          <w:tcPr>
            <w:tcW w:w="0" w:type="auto"/>
            <w:hideMark/>
          </w:tcPr>
          <w:p w14:paraId="73DFBF8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QC_High_02</w:t>
            </w:r>
          </w:p>
        </w:tc>
        <w:tc>
          <w:tcPr>
            <w:tcW w:w="0" w:type="auto"/>
            <w:hideMark/>
          </w:tcPr>
          <w:p w14:paraId="69C4A5C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81841B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474F8BA0" w14:textId="77777777" w:rsidTr="003025E7">
        <w:trPr>
          <w:trHeight w:hRule="exact" w:val="202"/>
        </w:trPr>
        <w:tc>
          <w:tcPr>
            <w:tcW w:w="0" w:type="auto"/>
            <w:hideMark/>
          </w:tcPr>
          <w:p w14:paraId="6BF763F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QC_High_03</w:t>
            </w:r>
          </w:p>
        </w:tc>
        <w:tc>
          <w:tcPr>
            <w:tcW w:w="0" w:type="auto"/>
            <w:hideMark/>
          </w:tcPr>
          <w:p w14:paraId="0CC2A5E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2262E74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77EACA46" w14:textId="77777777" w:rsidTr="003025E7">
        <w:trPr>
          <w:trHeight w:hRule="exact" w:val="202"/>
        </w:trPr>
        <w:tc>
          <w:tcPr>
            <w:tcW w:w="0" w:type="auto"/>
            <w:hideMark/>
          </w:tcPr>
          <w:p w14:paraId="51AC442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QC_Low_01</w:t>
            </w:r>
          </w:p>
        </w:tc>
        <w:tc>
          <w:tcPr>
            <w:tcW w:w="0" w:type="auto"/>
            <w:hideMark/>
          </w:tcPr>
          <w:p w14:paraId="58BE790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E35257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2553DFC9" w14:textId="77777777" w:rsidTr="003025E7">
        <w:trPr>
          <w:trHeight w:hRule="exact" w:val="202"/>
        </w:trPr>
        <w:tc>
          <w:tcPr>
            <w:tcW w:w="0" w:type="auto"/>
            <w:hideMark/>
          </w:tcPr>
          <w:p w14:paraId="055ED8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QC_Low_02</w:t>
            </w:r>
          </w:p>
        </w:tc>
        <w:tc>
          <w:tcPr>
            <w:tcW w:w="0" w:type="auto"/>
            <w:hideMark/>
          </w:tcPr>
          <w:p w14:paraId="229C684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55913A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13D01163" w14:textId="77777777" w:rsidTr="003025E7">
        <w:trPr>
          <w:trHeight w:hRule="exact" w:val="202"/>
        </w:trPr>
        <w:tc>
          <w:tcPr>
            <w:tcW w:w="0" w:type="auto"/>
            <w:hideMark/>
          </w:tcPr>
          <w:p w14:paraId="1DBCEE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QC_Low_03</w:t>
            </w:r>
          </w:p>
        </w:tc>
        <w:tc>
          <w:tcPr>
            <w:tcW w:w="0" w:type="auto"/>
            <w:hideMark/>
          </w:tcPr>
          <w:p w14:paraId="7403308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96932D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07D5C3AF" w14:textId="77777777" w:rsidTr="003025E7">
        <w:trPr>
          <w:trHeight w:hRule="exact" w:val="202"/>
        </w:trPr>
        <w:tc>
          <w:tcPr>
            <w:tcW w:w="0" w:type="auto"/>
            <w:hideMark/>
          </w:tcPr>
          <w:p w14:paraId="3037CE0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QC_Mid_01</w:t>
            </w:r>
          </w:p>
        </w:tc>
        <w:tc>
          <w:tcPr>
            <w:tcW w:w="0" w:type="auto"/>
            <w:hideMark/>
          </w:tcPr>
          <w:p w14:paraId="67E855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5737842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2D98CA74" w14:textId="77777777" w:rsidTr="003025E7">
        <w:trPr>
          <w:trHeight w:hRule="exact" w:val="202"/>
        </w:trPr>
        <w:tc>
          <w:tcPr>
            <w:tcW w:w="0" w:type="auto"/>
            <w:hideMark/>
          </w:tcPr>
          <w:p w14:paraId="2EC0B93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QC_Mid_02</w:t>
            </w:r>
          </w:p>
        </w:tc>
        <w:tc>
          <w:tcPr>
            <w:tcW w:w="0" w:type="auto"/>
            <w:hideMark/>
          </w:tcPr>
          <w:p w14:paraId="328D2B2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CBD19E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472BA3D3" w14:textId="77777777" w:rsidTr="003025E7">
        <w:trPr>
          <w:trHeight w:hRule="exact" w:val="202"/>
        </w:trPr>
        <w:tc>
          <w:tcPr>
            <w:tcW w:w="0" w:type="auto"/>
            <w:hideMark/>
          </w:tcPr>
          <w:p w14:paraId="599B9BE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QC_Mid_03</w:t>
            </w:r>
          </w:p>
        </w:tc>
        <w:tc>
          <w:tcPr>
            <w:tcW w:w="0" w:type="auto"/>
            <w:hideMark/>
          </w:tcPr>
          <w:p w14:paraId="41B7FB7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4A375102"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bookmarkEnd w:id="54"/>
      <w:tr w:rsidR="00D11025" w:rsidRPr="00E54462" w14:paraId="34436DE4" w14:textId="77777777" w:rsidTr="003025E7">
        <w:trPr>
          <w:trHeight w:hRule="exact" w:val="202"/>
        </w:trPr>
        <w:tc>
          <w:tcPr>
            <w:tcW w:w="0" w:type="auto"/>
            <w:hideMark/>
          </w:tcPr>
          <w:p w14:paraId="7038B74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SPQC_01</w:t>
            </w:r>
          </w:p>
        </w:tc>
        <w:tc>
          <w:tcPr>
            <w:tcW w:w="0" w:type="auto"/>
            <w:hideMark/>
          </w:tcPr>
          <w:p w14:paraId="4ADC38FF"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7D836194" w14:textId="77777777" w:rsidR="00D11025" w:rsidRPr="00E54462" w:rsidRDefault="00D11025">
            <w:pPr>
              <w:rPr>
                <w:rFonts w:ascii="Courier New" w:hAnsi="Courier New" w:cs="Courier New"/>
                <w:sz w:val="12"/>
                <w:szCs w:val="12"/>
              </w:rPr>
            </w:pPr>
          </w:p>
        </w:tc>
      </w:tr>
      <w:tr w:rsidR="00D11025" w:rsidRPr="00E54462" w14:paraId="0F81DAF7" w14:textId="77777777" w:rsidTr="003025E7">
        <w:trPr>
          <w:trHeight w:hRule="exact" w:val="202"/>
        </w:trPr>
        <w:tc>
          <w:tcPr>
            <w:tcW w:w="0" w:type="auto"/>
            <w:hideMark/>
          </w:tcPr>
          <w:p w14:paraId="19DB98E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SPQC_02</w:t>
            </w:r>
          </w:p>
        </w:tc>
        <w:tc>
          <w:tcPr>
            <w:tcW w:w="0" w:type="auto"/>
            <w:hideMark/>
          </w:tcPr>
          <w:p w14:paraId="1884831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2EA51E22" w14:textId="77777777" w:rsidR="00D11025" w:rsidRPr="00E54462" w:rsidRDefault="00D11025">
            <w:pPr>
              <w:rPr>
                <w:rFonts w:ascii="Courier New" w:hAnsi="Courier New" w:cs="Courier New"/>
                <w:sz w:val="12"/>
                <w:szCs w:val="12"/>
              </w:rPr>
            </w:pPr>
          </w:p>
        </w:tc>
      </w:tr>
      <w:tr w:rsidR="00D11025" w:rsidRPr="00E54462" w14:paraId="3330A65B" w14:textId="77777777" w:rsidTr="003025E7">
        <w:trPr>
          <w:trHeight w:hRule="exact" w:val="202"/>
        </w:trPr>
        <w:tc>
          <w:tcPr>
            <w:tcW w:w="0" w:type="auto"/>
            <w:hideMark/>
          </w:tcPr>
          <w:p w14:paraId="03B9FCB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SPQC_03</w:t>
            </w:r>
          </w:p>
        </w:tc>
        <w:tc>
          <w:tcPr>
            <w:tcW w:w="0" w:type="auto"/>
            <w:hideMark/>
          </w:tcPr>
          <w:p w14:paraId="111FC64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0B075410" w14:textId="77777777" w:rsidR="00D11025" w:rsidRPr="00E54462" w:rsidRDefault="00D11025">
            <w:pPr>
              <w:rPr>
                <w:rFonts w:ascii="Courier New" w:hAnsi="Courier New" w:cs="Courier New"/>
                <w:sz w:val="12"/>
                <w:szCs w:val="12"/>
              </w:rPr>
            </w:pPr>
          </w:p>
        </w:tc>
      </w:tr>
    </w:tbl>
    <w:p w14:paraId="6C6AC1E7" w14:textId="77777777" w:rsidR="007A1542" w:rsidRDefault="007A1542" w:rsidP="009E7112"/>
    <w:p w14:paraId="569DBABF" w14:textId="5AF71C5C" w:rsidR="00E54462" w:rsidRDefault="003025E7" w:rsidP="00BE684A">
      <w:pPr>
        <w:pStyle w:val="ListParagraph"/>
        <w:numPr>
          <w:ilvl w:val="0"/>
          <w:numId w:val="11"/>
        </w:numPr>
      </w:pPr>
      <w:r>
        <w:t xml:space="preserve">Select the contents of the table (cells </w:t>
      </w:r>
      <w:r w:rsidR="007005C7">
        <w:t xml:space="preserve">A1 </w:t>
      </w:r>
      <w:r>
        <w:t>to C32)</w:t>
      </w:r>
    </w:p>
    <w:p w14:paraId="7C1206BA" w14:textId="77777777" w:rsidR="00E54462" w:rsidRDefault="00E54462" w:rsidP="00BE684A">
      <w:pPr>
        <w:pStyle w:val="ListParagraph"/>
        <w:numPr>
          <w:ilvl w:val="0"/>
          <w:numId w:val="11"/>
        </w:numPr>
      </w:pPr>
      <w:r>
        <w:t>Make sure the order matches the Document Grid</w:t>
      </w:r>
    </w:p>
    <w:p w14:paraId="5A990980" w14:textId="77777777" w:rsidR="008C3DE3" w:rsidRPr="009E7112" w:rsidRDefault="00E54462" w:rsidP="00BE684A">
      <w:pPr>
        <w:pStyle w:val="ListParagraph"/>
        <w:numPr>
          <w:ilvl w:val="0"/>
          <w:numId w:val="11"/>
        </w:numPr>
      </w:pPr>
      <w:r>
        <w:t>C</w:t>
      </w:r>
      <w:r w:rsidR="008C3DE3">
        <w:t>lick on the “Blank_01” cell and paste</w:t>
      </w:r>
    </w:p>
    <w:p w14:paraId="3C0E5E20" w14:textId="0448A5B9" w:rsidR="00DF56C3" w:rsidRDefault="00DF56C3" w:rsidP="00DF56C3">
      <w:r>
        <w:lastRenderedPageBreak/>
        <w:t>The document grid should look like this when you are done:</w:t>
      </w:r>
      <w:r w:rsidRPr="00DF56C3">
        <w:rPr>
          <w:noProof/>
        </w:rPr>
        <w:t xml:space="preserve"> </w:t>
      </w:r>
      <w:commentRangeStart w:id="55"/>
      <w:r w:rsidR="00F046EA">
        <w:rPr>
          <w:noProof/>
        </w:rPr>
        <w:drawing>
          <wp:inline distT="0" distB="0" distL="0" distR="0" wp14:anchorId="720A62C6" wp14:editId="2FDF73DB">
            <wp:extent cx="4894876" cy="7863840"/>
            <wp:effectExtent l="0" t="0" r="127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96697" cy="7866766"/>
                    </a:xfrm>
                    <a:prstGeom prst="rect">
                      <a:avLst/>
                    </a:prstGeom>
                  </pic:spPr>
                </pic:pic>
              </a:graphicData>
            </a:graphic>
          </wp:inline>
        </w:drawing>
      </w:r>
      <w:commentRangeEnd w:id="55"/>
      <w:r w:rsidR="00CB31F4">
        <w:rPr>
          <w:rStyle w:val="CommentReference"/>
        </w:rPr>
        <w:commentReference w:id="55"/>
      </w:r>
    </w:p>
    <w:p w14:paraId="0E3DB750" w14:textId="77777777" w:rsidR="00DF56C3" w:rsidRDefault="00DF56C3" w:rsidP="00394DFD">
      <w:pPr>
        <w:pStyle w:val="Heading1"/>
      </w:pPr>
      <w:r>
        <w:lastRenderedPageBreak/>
        <w:t>Inspecting the Calibration Curve</w:t>
      </w:r>
    </w:p>
    <w:p w14:paraId="70AE28B0" w14:textId="77777777" w:rsidR="00DF56C3" w:rsidRDefault="00DF56C3" w:rsidP="00DF56C3">
      <w:r>
        <w:t>Now we are ready to examine the calibration curve.</w:t>
      </w:r>
    </w:p>
    <w:p w14:paraId="645BE3B8" w14:textId="77777777" w:rsidR="00DF56C3" w:rsidRDefault="00DF56C3" w:rsidP="00BE684A">
      <w:pPr>
        <w:pStyle w:val="ListParagraph"/>
        <w:numPr>
          <w:ilvl w:val="0"/>
          <w:numId w:val="12"/>
        </w:numPr>
      </w:pPr>
      <w:r>
        <w:t xml:space="preserve">Close the </w:t>
      </w:r>
      <w:r w:rsidRPr="00DF56C3">
        <w:rPr>
          <w:b/>
        </w:rPr>
        <w:t>Document Grid</w:t>
      </w:r>
      <w:r>
        <w:t xml:space="preserve"> view.</w:t>
      </w:r>
    </w:p>
    <w:p w14:paraId="343BE662" w14:textId="77777777" w:rsidR="0059764A" w:rsidRDefault="0059764A" w:rsidP="00BE684A">
      <w:pPr>
        <w:pStyle w:val="ListParagraph"/>
        <w:numPr>
          <w:ilvl w:val="0"/>
          <w:numId w:val="12"/>
        </w:numPr>
      </w:pPr>
      <w:r>
        <w:t xml:space="preserve">From the </w:t>
      </w:r>
      <w:r w:rsidRPr="0059764A">
        <w:rPr>
          <w:b/>
        </w:rPr>
        <w:t>View</w:t>
      </w:r>
      <w:r>
        <w:t xml:space="preserve"> menu, select </w:t>
      </w:r>
      <w:r w:rsidRPr="0059764A">
        <w:rPr>
          <w:b/>
        </w:rPr>
        <w:t>Calibration Curve</w:t>
      </w:r>
      <w:r>
        <w:t xml:space="preserve">. </w:t>
      </w:r>
      <w:r w:rsidR="0053412E">
        <w:t xml:space="preserve"> You should see this:</w:t>
      </w:r>
    </w:p>
    <w:p w14:paraId="7901FD96" w14:textId="77777777" w:rsidR="0053412E" w:rsidRDefault="0053412E" w:rsidP="0053412E">
      <w:pPr>
        <w:pStyle w:val="ListParagraph"/>
      </w:pPr>
    </w:p>
    <w:p w14:paraId="5C6A6857" w14:textId="2A71839F" w:rsidR="0053412E" w:rsidRDefault="00D47663" w:rsidP="0053412E">
      <w:pPr>
        <w:pStyle w:val="ListParagraph"/>
      </w:pPr>
      <w:r>
        <w:rPr>
          <w:noProof/>
        </w:rPr>
        <w:drawing>
          <wp:inline distT="0" distB="0" distL="0" distR="0" wp14:anchorId="5FD33FA7" wp14:editId="7731C011">
            <wp:extent cx="5943600" cy="3855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855085"/>
                    </a:xfrm>
                    <a:prstGeom prst="rect">
                      <a:avLst/>
                    </a:prstGeom>
                  </pic:spPr>
                </pic:pic>
              </a:graphicData>
            </a:graphic>
          </wp:inline>
        </w:drawing>
      </w:r>
    </w:p>
    <w:p w14:paraId="7931AD64" w14:textId="77777777" w:rsidR="0053412E" w:rsidRDefault="0053412E" w:rsidP="0053412E">
      <w:r>
        <w:t xml:space="preserve">The note about the selected replicate missing transitions is expected, as the currently selected replicate is a double blank. </w:t>
      </w:r>
    </w:p>
    <w:p w14:paraId="01D5C2BA" w14:textId="77777777" w:rsidR="006C0F36" w:rsidRDefault="0053412E" w:rsidP="0053412E">
      <w:r>
        <w:t xml:space="preserve">Looking at the graph, we note that the Unknowns loaded so far have relatively low dynamic range. </w:t>
      </w:r>
    </w:p>
    <w:p w14:paraId="009C148B" w14:textId="77777777" w:rsidR="0053412E" w:rsidRDefault="0053412E" w:rsidP="0053412E">
      <w:r>
        <w:t xml:space="preserve">We also note that some of the </w:t>
      </w:r>
      <w:r w:rsidR="00C46D1E">
        <w:t>calibration samples</w:t>
      </w:r>
      <w:r>
        <w:t xml:space="preserve"> look like they might be outliers. We can use the Document Grid to get a qualitative sense of that</w:t>
      </w:r>
      <w:r w:rsidR="00C46D1E">
        <w:t>, and to exclude any samples that are not suitable</w:t>
      </w:r>
      <w:r>
        <w:t>:</w:t>
      </w:r>
    </w:p>
    <w:p w14:paraId="7ECCCA19" w14:textId="77777777" w:rsidR="0053412E" w:rsidRPr="00AE1218" w:rsidRDefault="0053412E" w:rsidP="00BE684A">
      <w:pPr>
        <w:pStyle w:val="ListParagraph"/>
        <w:numPr>
          <w:ilvl w:val="0"/>
          <w:numId w:val="13"/>
        </w:numPr>
      </w:pPr>
      <w:r>
        <w:t xml:space="preserve">On the </w:t>
      </w:r>
      <w:r w:rsidRPr="00AE1218">
        <w:rPr>
          <w:b/>
        </w:rPr>
        <w:t>View</w:t>
      </w:r>
      <w:r>
        <w:t xml:space="preserve"> menu, select </w:t>
      </w:r>
      <w:r w:rsidRPr="00AE1218">
        <w:rPr>
          <w:b/>
        </w:rPr>
        <w:t>Document Grid</w:t>
      </w:r>
    </w:p>
    <w:p w14:paraId="11721B5D" w14:textId="60FFA92D" w:rsidR="0053412E" w:rsidRPr="00C66E92" w:rsidRDefault="0053412E" w:rsidP="00BE684A">
      <w:pPr>
        <w:pStyle w:val="ListParagraph"/>
        <w:numPr>
          <w:ilvl w:val="0"/>
          <w:numId w:val="13"/>
        </w:numPr>
      </w:pPr>
      <w:r w:rsidRPr="00336564">
        <w:t>Click on</w:t>
      </w:r>
      <w:r>
        <w:t xml:space="preserve"> the </w:t>
      </w:r>
      <w:r w:rsidR="00CE2B95">
        <w:rPr>
          <w:b/>
        </w:rPr>
        <w:t>Reports</w:t>
      </w:r>
      <w:r>
        <w:t xml:space="preserve"> control in the upper left corner of the grid, and select </w:t>
      </w:r>
      <w:r w:rsidRPr="00336564">
        <w:rPr>
          <w:b/>
        </w:rPr>
        <w:t>Replicates</w:t>
      </w:r>
    </w:p>
    <w:p w14:paraId="61907003" w14:textId="47C6697B" w:rsidR="00C66E92" w:rsidRPr="00C66E92" w:rsidRDefault="00C66E92" w:rsidP="00BE684A">
      <w:pPr>
        <w:pStyle w:val="ListParagraph"/>
        <w:numPr>
          <w:ilvl w:val="0"/>
          <w:numId w:val="13"/>
        </w:numPr>
      </w:pPr>
      <w:r w:rsidRPr="00336564">
        <w:t xml:space="preserve">Click </w:t>
      </w:r>
      <w:r>
        <w:t xml:space="preserve">again </w:t>
      </w:r>
      <w:r w:rsidRPr="00336564">
        <w:t>on</w:t>
      </w:r>
      <w:r>
        <w:t xml:space="preserve"> the </w:t>
      </w:r>
      <w:r w:rsidR="00CE2B95">
        <w:rPr>
          <w:b/>
        </w:rPr>
        <w:t>Reports</w:t>
      </w:r>
      <w:r>
        <w:t xml:space="preserve"> control in the upper left corner of the grid, and select </w:t>
      </w:r>
      <w:r>
        <w:rPr>
          <w:b/>
        </w:rPr>
        <w:t xml:space="preserve">Customize </w:t>
      </w:r>
      <w:r w:rsidR="00CE2B95">
        <w:rPr>
          <w:b/>
        </w:rPr>
        <w:t>Report</w:t>
      </w:r>
    </w:p>
    <w:p w14:paraId="7D2609E3" w14:textId="77777777" w:rsidR="00C66E92" w:rsidRDefault="00C66E92" w:rsidP="00BE684A">
      <w:pPr>
        <w:pStyle w:val="ListParagraph"/>
        <w:numPr>
          <w:ilvl w:val="0"/>
          <w:numId w:val="13"/>
        </w:numPr>
      </w:pPr>
      <w:r>
        <w:t xml:space="preserve">Click on the search button </w:t>
      </w:r>
      <w:r>
        <w:rPr>
          <w:noProof/>
        </w:rPr>
        <w:drawing>
          <wp:inline distT="0" distB="0" distL="0" distR="0" wp14:anchorId="5912E90B" wp14:editId="458333BF">
            <wp:extent cx="145415" cy="1454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t xml:space="preserve"> and type </w:t>
      </w:r>
      <w:r w:rsidRPr="00C66E92">
        <w:rPr>
          <w:b/>
        </w:rPr>
        <w:t>accuracy</w:t>
      </w:r>
      <w:r>
        <w:t xml:space="preserve"> into the </w:t>
      </w:r>
      <w:r w:rsidRPr="00C66E92">
        <w:rPr>
          <w:b/>
        </w:rPr>
        <w:t xml:space="preserve">Find What </w:t>
      </w:r>
      <w:r>
        <w:t>field</w:t>
      </w:r>
    </w:p>
    <w:p w14:paraId="375651C3" w14:textId="77777777" w:rsidR="00C66E92" w:rsidRDefault="00C66E92" w:rsidP="00BE684A">
      <w:pPr>
        <w:pStyle w:val="ListParagraph"/>
        <w:numPr>
          <w:ilvl w:val="0"/>
          <w:numId w:val="13"/>
        </w:numPr>
      </w:pPr>
      <w:r>
        <w:t xml:space="preserve">Click </w:t>
      </w:r>
      <w:r w:rsidRPr="00C66E92">
        <w:rPr>
          <w:b/>
        </w:rPr>
        <w:t>Find Next</w:t>
      </w:r>
      <w:r>
        <w:t xml:space="preserve"> </w:t>
      </w:r>
    </w:p>
    <w:p w14:paraId="058B68E8" w14:textId="4A2D6050" w:rsidR="00C66E92" w:rsidRDefault="00C66E92" w:rsidP="00BE684A">
      <w:pPr>
        <w:pStyle w:val="ListParagraph"/>
        <w:numPr>
          <w:ilvl w:val="0"/>
          <w:numId w:val="13"/>
        </w:numPr>
      </w:pPr>
      <w:r>
        <w:t xml:space="preserve">In the </w:t>
      </w:r>
      <w:r w:rsidRPr="00C66E92">
        <w:rPr>
          <w:b/>
        </w:rPr>
        <w:t xml:space="preserve">Customize </w:t>
      </w:r>
      <w:r w:rsidR="00CE2B95">
        <w:rPr>
          <w:b/>
        </w:rPr>
        <w:t>Report</w:t>
      </w:r>
      <w:r>
        <w:t xml:space="preserve"> form, </w:t>
      </w:r>
      <w:r w:rsidRPr="00C66E92">
        <w:rPr>
          <w:b/>
        </w:rPr>
        <w:t>Accuracy</w:t>
      </w:r>
      <w:r>
        <w:t xml:space="preserve"> should be highlighted</w:t>
      </w:r>
      <w:r w:rsidR="0054547C">
        <w:t xml:space="preserve"> under Quantification</w:t>
      </w:r>
    </w:p>
    <w:p w14:paraId="50442F32" w14:textId="77777777" w:rsidR="00C66E92" w:rsidRPr="00C46D1E" w:rsidRDefault="00C66E92" w:rsidP="00BE684A">
      <w:pPr>
        <w:pStyle w:val="ListParagraph"/>
        <w:numPr>
          <w:ilvl w:val="0"/>
          <w:numId w:val="13"/>
        </w:numPr>
      </w:pPr>
      <w:r>
        <w:t xml:space="preserve">Click on the checkbox </w:t>
      </w:r>
      <w:r w:rsidR="0054547C">
        <w:t>to enable</w:t>
      </w:r>
      <w:r>
        <w:t xml:space="preserve"> </w:t>
      </w:r>
      <w:r w:rsidRPr="00AF48D2">
        <w:rPr>
          <w:b/>
        </w:rPr>
        <w:t>Accuracy</w:t>
      </w:r>
    </w:p>
    <w:p w14:paraId="62D383BA" w14:textId="77777777" w:rsidR="00C46D1E" w:rsidRPr="00C46D1E" w:rsidRDefault="00D30ED6" w:rsidP="00BE684A">
      <w:pPr>
        <w:pStyle w:val="ListParagraph"/>
        <w:numPr>
          <w:ilvl w:val="0"/>
          <w:numId w:val="13"/>
        </w:numPr>
      </w:pPr>
      <w:r>
        <w:lastRenderedPageBreak/>
        <w:t>Just above Quantification,</w:t>
      </w:r>
      <w:r w:rsidR="00C46D1E" w:rsidRPr="00C46D1E">
        <w:t xml:space="preserve"> c</w:t>
      </w:r>
      <w:r w:rsidR="00C46D1E">
        <w:t xml:space="preserve">lick on the checkbox </w:t>
      </w:r>
      <w:r w:rsidR="0054547C">
        <w:t>to enable</w:t>
      </w:r>
      <w:r w:rsidR="00C46D1E">
        <w:t xml:space="preserve"> </w:t>
      </w:r>
      <w:r w:rsidR="00C46D1E" w:rsidRPr="00C46D1E">
        <w:rPr>
          <w:b/>
        </w:rPr>
        <w:t>Exclude from Calibration</w:t>
      </w:r>
    </w:p>
    <w:p w14:paraId="67716C5B" w14:textId="77777777" w:rsidR="00C66E92" w:rsidRDefault="00AF48D2" w:rsidP="00BE684A">
      <w:pPr>
        <w:pStyle w:val="ListParagraph"/>
        <w:numPr>
          <w:ilvl w:val="0"/>
          <w:numId w:val="13"/>
        </w:numPr>
      </w:pPr>
      <w:r>
        <w:t xml:space="preserve">In the </w:t>
      </w:r>
      <w:r w:rsidRPr="00AF48D2">
        <w:rPr>
          <w:b/>
        </w:rPr>
        <w:t>View Name</w:t>
      </w:r>
      <w:r>
        <w:t xml:space="preserve"> field at the top of the </w:t>
      </w:r>
      <w:r w:rsidRPr="00C66E92">
        <w:rPr>
          <w:b/>
        </w:rPr>
        <w:t>Customize View</w:t>
      </w:r>
      <w:r>
        <w:t xml:space="preserve"> form, type </w:t>
      </w:r>
      <w:bookmarkStart w:id="56" w:name="OLE_LINK8"/>
      <w:bookmarkStart w:id="57" w:name="OLE_LINK9"/>
      <w:bookmarkStart w:id="58" w:name="OLE_LINK10"/>
      <w:proofErr w:type="spellStart"/>
      <w:r w:rsidRPr="00AF48D2">
        <w:rPr>
          <w:b/>
        </w:rPr>
        <w:t>Replicates_custom_quant</w:t>
      </w:r>
      <w:bookmarkEnd w:id="56"/>
      <w:bookmarkEnd w:id="57"/>
      <w:bookmarkEnd w:id="58"/>
      <w:proofErr w:type="spellEnd"/>
      <w:r>
        <w:t xml:space="preserve"> </w:t>
      </w:r>
    </w:p>
    <w:p w14:paraId="0556CD95" w14:textId="77777777" w:rsidR="00AF48D2" w:rsidRPr="006C0F36" w:rsidRDefault="00AF48D2" w:rsidP="00BE684A">
      <w:pPr>
        <w:pStyle w:val="ListParagraph"/>
        <w:numPr>
          <w:ilvl w:val="0"/>
          <w:numId w:val="13"/>
        </w:numPr>
      </w:pPr>
      <w:r>
        <w:t xml:space="preserve">Click </w:t>
      </w:r>
      <w:r w:rsidRPr="00AF48D2">
        <w:rPr>
          <w:b/>
        </w:rPr>
        <w:t>OK</w:t>
      </w:r>
    </w:p>
    <w:p w14:paraId="6E197D88" w14:textId="7A13C5E6" w:rsidR="006C0F36" w:rsidRPr="006C0F36" w:rsidRDefault="006C0F36" w:rsidP="006C0F36">
      <w:r w:rsidRPr="006C0F36">
        <w:lastRenderedPageBreak/>
        <w:t xml:space="preserve">The </w:t>
      </w:r>
      <w:r>
        <w:t>Document Grid view should now look like this:</w:t>
      </w:r>
      <w:r w:rsidRPr="006C0F36">
        <w:rPr>
          <w:noProof/>
        </w:rPr>
        <w:t xml:space="preserve"> </w:t>
      </w:r>
      <w:commentRangeStart w:id="59"/>
      <w:r w:rsidR="00D47663">
        <w:rPr>
          <w:noProof/>
        </w:rPr>
        <w:drawing>
          <wp:inline distT="0" distB="0" distL="0" distR="0" wp14:anchorId="639C0A67" wp14:editId="789C5566">
            <wp:extent cx="4945446" cy="8019642"/>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47384" cy="8022785"/>
                    </a:xfrm>
                    <a:prstGeom prst="rect">
                      <a:avLst/>
                    </a:prstGeom>
                  </pic:spPr>
                </pic:pic>
              </a:graphicData>
            </a:graphic>
          </wp:inline>
        </w:drawing>
      </w:r>
      <w:commentRangeEnd w:id="59"/>
      <w:r w:rsidR="00CB31F4">
        <w:rPr>
          <w:rStyle w:val="CommentReference"/>
        </w:rPr>
        <w:commentReference w:id="59"/>
      </w:r>
    </w:p>
    <w:p w14:paraId="62F1B148" w14:textId="77777777" w:rsidR="0053412E" w:rsidRDefault="0053412E" w:rsidP="00C66E92">
      <w:pPr>
        <w:ind w:left="360"/>
      </w:pPr>
    </w:p>
    <w:p w14:paraId="6D2B0021" w14:textId="355CE20F" w:rsidR="0053412E" w:rsidRDefault="007005C7" w:rsidP="0053412E">
      <w:pPr>
        <w:rPr>
          <w:b/>
        </w:rPr>
      </w:pPr>
      <w:r>
        <w:t xml:space="preserve">The FDA Guidance on which this assay was based states that calibration points should have bias &lt; 15% (accuracy between 85% and 115%) between the known concentration and the </w:t>
      </w:r>
      <w:proofErr w:type="spellStart"/>
      <w:r>
        <w:t>backcalculated</w:t>
      </w:r>
      <w:proofErr w:type="spellEnd"/>
      <w:r>
        <w:t xml:space="preserve"> concentration from the calibration curve, </w:t>
      </w:r>
      <w:r w:rsidR="009C5A93">
        <w:t xml:space="preserve">and from </w:t>
      </w:r>
      <w:r>
        <w:t xml:space="preserve">the Accuracy column </w:t>
      </w:r>
      <w:r w:rsidR="009C5A93">
        <w:t xml:space="preserve">we can see that Cal_5 does not meet that test. </w:t>
      </w:r>
      <w:r w:rsidR="00C46D1E">
        <w:t xml:space="preserve">These replicates can be removed from consideration using the checkbox in the </w:t>
      </w:r>
      <w:r w:rsidR="00C46D1E" w:rsidRPr="00C46D1E">
        <w:rPr>
          <w:b/>
        </w:rPr>
        <w:t>Exclude from Calibration</w:t>
      </w:r>
      <w:r w:rsidR="00C46D1E">
        <w:t xml:space="preserve"> column in the Document Grid, or by right-clicking on the outlier in the Calibration Curve </w:t>
      </w:r>
      <w:r w:rsidR="00D30ED6">
        <w:t>view</w:t>
      </w:r>
      <w:r w:rsidR="00C46D1E">
        <w:t xml:space="preserve"> and selecting </w:t>
      </w:r>
      <w:r w:rsidR="00C46D1E" w:rsidRPr="00C46D1E">
        <w:rPr>
          <w:b/>
        </w:rPr>
        <w:t>Exclude from Calibration</w:t>
      </w:r>
      <w:r w:rsidR="00C46D1E">
        <w:rPr>
          <w:b/>
        </w:rPr>
        <w:t>.</w:t>
      </w:r>
    </w:p>
    <w:p w14:paraId="25B0DE30" w14:textId="77777777" w:rsidR="00D30ED6" w:rsidRPr="00336891" w:rsidRDefault="00D30ED6" w:rsidP="00D30ED6">
      <w:pPr>
        <w:pStyle w:val="ListParagraph"/>
        <w:numPr>
          <w:ilvl w:val="0"/>
          <w:numId w:val="14"/>
        </w:numPr>
      </w:pPr>
      <w:r>
        <w:t xml:space="preserve">In the Document Grid, click on the checkbox in the </w:t>
      </w:r>
      <w:r w:rsidRPr="00C46D1E">
        <w:rPr>
          <w:b/>
        </w:rPr>
        <w:t>Exclude from Calibration</w:t>
      </w:r>
      <w:r>
        <w:rPr>
          <w:b/>
        </w:rPr>
        <w:t xml:space="preserve"> </w:t>
      </w:r>
      <w:r w:rsidRPr="00D30ED6">
        <w:t>column</w:t>
      </w:r>
      <w:r>
        <w:t xml:space="preserve"> for the </w:t>
      </w:r>
      <w:r w:rsidRPr="00013648">
        <w:rPr>
          <w:b/>
        </w:rPr>
        <w:t>Cal5_01</w:t>
      </w:r>
      <w:r>
        <w:t xml:space="preserve"> replicate, then press the </w:t>
      </w:r>
      <w:r w:rsidRPr="00D30ED6">
        <w:rPr>
          <w:b/>
        </w:rPr>
        <w:t>down-arrow key</w:t>
      </w:r>
    </w:p>
    <w:p w14:paraId="0D489602" w14:textId="77777777" w:rsidR="00336891" w:rsidRDefault="00336891" w:rsidP="00D30ED6">
      <w:pPr>
        <w:pStyle w:val="ListParagraph"/>
        <w:numPr>
          <w:ilvl w:val="0"/>
          <w:numId w:val="14"/>
        </w:numPr>
      </w:pPr>
      <w:r w:rsidRPr="00336891">
        <w:t xml:space="preserve">Repeat for </w:t>
      </w:r>
      <w:r w:rsidRPr="00013648">
        <w:rPr>
          <w:b/>
        </w:rPr>
        <w:t>Cal5_02</w:t>
      </w:r>
    </w:p>
    <w:p w14:paraId="34AF718A" w14:textId="3F9C3E38" w:rsidR="00013648" w:rsidRDefault="00336891" w:rsidP="00336891">
      <w:pPr>
        <w:rPr>
          <w:noProof/>
        </w:rPr>
      </w:pPr>
      <w:r>
        <w:t>The Calibration Curve should now look like t</w:t>
      </w:r>
      <w:r w:rsidR="007005C7">
        <w:t>he image below.  Note that the R-squared value improves from 0.97 to &gt;0.99 by excluding the outlier Cal_5.</w:t>
      </w:r>
      <w:r w:rsidR="00013648" w:rsidRPr="00013648">
        <w:rPr>
          <w:noProof/>
        </w:rPr>
        <w:t xml:space="preserve"> </w:t>
      </w:r>
    </w:p>
    <w:p w14:paraId="49A3986B" w14:textId="54888B96" w:rsidR="00336891" w:rsidRPr="00336891" w:rsidRDefault="00D47663" w:rsidP="00336891">
      <w:r>
        <w:rPr>
          <w:noProof/>
        </w:rPr>
        <w:drawing>
          <wp:inline distT="0" distB="0" distL="0" distR="0" wp14:anchorId="155FD4C2" wp14:editId="2CA7061B">
            <wp:extent cx="5943600" cy="38550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855085"/>
                    </a:xfrm>
                    <a:prstGeom prst="rect">
                      <a:avLst/>
                    </a:prstGeom>
                  </pic:spPr>
                </pic:pic>
              </a:graphicData>
            </a:graphic>
          </wp:inline>
        </w:drawing>
      </w:r>
    </w:p>
    <w:p w14:paraId="241B202F" w14:textId="77777777" w:rsidR="00D30ED6" w:rsidRDefault="00013648" w:rsidP="00D30ED6">
      <w:r>
        <w:t>Now we can import the rest of our unknowns:</w:t>
      </w:r>
    </w:p>
    <w:p w14:paraId="3FAE6059" w14:textId="77777777" w:rsidR="00013648" w:rsidRPr="003C3F78" w:rsidRDefault="00013648" w:rsidP="00013648">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1FB315CB" w14:textId="77777777" w:rsidR="00013648" w:rsidRPr="00013648" w:rsidRDefault="00013648" w:rsidP="00013648">
      <w:pPr>
        <w:pStyle w:val="ListParagraph"/>
        <w:numPr>
          <w:ilvl w:val="0"/>
          <w:numId w:val="3"/>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w:t>
      </w:r>
    </w:p>
    <w:p w14:paraId="3457CFF5" w14:textId="77777777" w:rsidR="00013648" w:rsidRPr="003C3F78" w:rsidRDefault="00013648" w:rsidP="00013648">
      <w:pPr>
        <w:pStyle w:val="ListParagraph"/>
        <w:numPr>
          <w:ilvl w:val="0"/>
          <w:numId w:val="3"/>
        </w:numPr>
        <w:spacing w:after="160" w:line="256" w:lineRule="auto"/>
      </w:pPr>
      <w:r>
        <w:rPr>
          <w:bCs/>
        </w:rPr>
        <w:t xml:space="preserve">Now click the </w:t>
      </w:r>
      <w:r>
        <w:rPr>
          <w:b/>
        </w:rPr>
        <w:t>OK</w:t>
      </w:r>
      <w:r>
        <w:rPr>
          <w:bCs/>
        </w:rPr>
        <w:t xml:space="preserve"> button.</w:t>
      </w:r>
    </w:p>
    <w:p w14:paraId="27D1C139" w14:textId="77777777" w:rsidR="00013648" w:rsidRPr="003C3F78" w:rsidRDefault="00013648" w:rsidP="00013648">
      <w:pPr>
        <w:pStyle w:val="ListParagraph"/>
        <w:numPr>
          <w:ilvl w:val="0"/>
          <w:numId w:val="3"/>
        </w:numPr>
        <w:spacing w:after="160" w:line="256" w:lineRule="auto"/>
      </w:pPr>
      <w:r>
        <w:rPr>
          <w:bCs/>
        </w:rPr>
        <w:lastRenderedPageBreak/>
        <w:t>You should see a file selection dialog with all the raw data folders in the tutorial folder. Select the as-yet-unloaded unknowns</w:t>
      </w:r>
      <w:r w:rsidR="007E2670">
        <w:rPr>
          <w:bCs/>
        </w:rPr>
        <w:t xml:space="preserve"> and click </w:t>
      </w:r>
      <w:r w:rsidR="007E2670" w:rsidRPr="007E2670">
        <w:rPr>
          <w:b/>
          <w:bCs/>
        </w:rPr>
        <w:t>OK</w:t>
      </w:r>
      <w:r>
        <w:rPr>
          <w:bCs/>
        </w:rPr>
        <w:t>.</w:t>
      </w:r>
    </w:p>
    <w:p w14:paraId="34EE6BAB" w14:textId="77777777" w:rsidR="007E2670" w:rsidRPr="00564E11" w:rsidRDefault="007E2670" w:rsidP="007E2670">
      <w:pPr>
        <w:pStyle w:val="ListParagraph"/>
        <w:spacing w:after="160" w:line="256" w:lineRule="auto"/>
      </w:pPr>
    </w:p>
    <w:p w14:paraId="39A54F4C" w14:textId="77777777" w:rsidR="00013648" w:rsidRDefault="007E2670" w:rsidP="00D30ED6">
      <w:r>
        <w:t xml:space="preserve">A convenient way to view quantitation data is to once again use the Document Grid, this time with the </w:t>
      </w:r>
      <w:r w:rsidRPr="007E2670">
        <w:rPr>
          <w:b/>
        </w:rPr>
        <w:t>Peptide Ratio Results</w:t>
      </w:r>
      <w:r>
        <w:t xml:space="preserve"> view.</w:t>
      </w:r>
    </w:p>
    <w:p w14:paraId="15DFD7BA" w14:textId="77777777" w:rsidR="007E2670" w:rsidRPr="00761AAE" w:rsidRDefault="007E2670" w:rsidP="007E2670">
      <w:pPr>
        <w:pStyle w:val="ListParagraph"/>
        <w:numPr>
          <w:ilvl w:val="0"/>
          <w:numId w:val="3"/>
        </w:numPr>
        <w:spacing w:after="160" w:line="256" w:lineRule="auto"/>
      </w:pPr>
      <w:r>
        <w:t xml:space="preserve">In the </w:t>
      </w:r>
      <w:r>
        <w:rPr>
          <w:b/>
        </w:rPr>
        <w:t>Document Grid</w:t>
      </w:r>
      <w:r>
        <w:t xml:space="preserve"> window, click on the </w:t>
      </w:r>
      <w:r>
        <w:rPr>
          <w:b/>
        </w:rPr>
        <w:t>View</w:t>
      </w:r>
      <w:r>
        <w:t xml:space="preserve"> control and select </w:t>
      </w:r>
      <w:r w:rsidRPr="007E2670">
        <w:rPr>
          <w:b/>
        </w:rPr>
        <w:t>Peptide Ratio Results</w:t>
      </w:r>
      <w:r>
        <w:rPr>
          <w:bCs/>
        </w:rPr>
        <w:t>.</w:t>
      </w:r>
    </w:p>
    <w:p w14:paraId="4763A820" w14:textId="77777777" w:rsidR="00761AAE" w:rsidRPr="00DD6F4A" w:rsidRDefault="00761AAE" w:rsidP="007E2670">
      <w:pPr>
        <w:pStyle w:val="ListParagraph"/>
        <w:numPr>
          <w:ilvl w:val="0"/>
          <w:numId w:val="3"/>
        </w:numPr>
        <w:spacing w:after="160" w:line="256" w:lineRule="auto"/>
      </w:pPr>
      <w:r>
        <w:rPr>
          <w:bCs/>
        </w:rPr>
        <w:t xml:space="preserve">Click on the </w:t>
      </w:r>
      <w:r w:rsidRPr="00761AAE">
        <w:rPr>
          <w:b/>
          <w:bCs/>
        </w:rPr>
        <w:t>Replicate</w:t>
      </w:r>
      <w:r>
        <w:rPr>
          <w:bCs/>
        </w:rPr>
        <w:t xml:space="preserve"> column header and select </w:t>
      </w:r>
      <w:r w:rsidRPr="00761AAE">
        <w:rPr>
          <w:b/>
          <w:bCs/>
        </w:rPr>
        <w:t>Sort Ascending</w:t>
      </w:r>
    </w:p>
    <w:p w14:paraId="5535BE3F" w14:textId="428A2053" w:rsidR="00DD6F4A" w:rsidRPr="003C3F78" w:rsidRDefault="00DD6F4A" w:rsidP="00DD6F4A">
      <w:r>
        <w:lastRenderedPageBreak/>
        <w:t>The Document Grid should look something like this:</w:t>
      </w:r>
      <w:r w:rsidRPr="00DD6F4A">
        <w:rPr>
          <w:noProof/>
        </w:rPr>
        <w:t xml:space="preserve"> </w:t>
      </w:r>
      <w:commentRangeStart w:id="60"/>
      <w:r w:rsidR="00D47663">
        <w:rPr>
          <w:noProof/>
        </w:rPr>
        <w:drawing>
          <wp:inline distT="0" distB="0" distL="0" distR="0" wp14:anchorId="4806DE74" wp14:editId="481CFA3D">
            <wp:extent cx="5691662" cy="798311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91662" cy="7983110"/>
                    </a:xfrm>
                    <a:prstGeom prst="rect">
                      <a:avLst/>
                    </a:prstGeom>
                  </pic:spPr>
                </pic:pic>
              </a:graphicData>
            </a:graphic>
          </wp:inline>
        </w:drawing>
      </w:r>
      <w:commentRangeEnd w:id="60"/>
      <w:r w:rsidR="00CB31F4">
        <w:rPr>
          <w:rStyle w:val="CommentReference"/>
        </w:rPr>
        <w:commentReference w:id="60"/>
      </w:r>
    </w:p>
    <w:p w14:paraId="084FB406" w14:textId="77777777" w:rsidR="00AB6702" w:rsidRDefault="007B255D" w:rsidP="00D30ED6">
      <w:r>
        <w:lastRenderedPageBreak/>
        <w:t>After removal of the two Cal_5 datapoints, further exploration of the data reveals that one of the Cal_7</w:t>
      </w:r>
      <w:r w:rsidR="00AB6702">
        <w:t xml:space="preserve"> points has accuracy &lt;85% and should likely be removed.  This will have little effect on the measurement of the samples, since there are no samples above the level of Cal_6, and only four samples have levels between Cal 4 and Cal 6.  </w:t>
      </w:r>
    </w:p>
    <w:p w14:paraId="09D062F0" w14:textId="5D55B6F3" w:rsidR="007E2670" w:rsidRDefault="00AB6702" w:rsidP="00D30ED6">
      <w:r>
        <w:t>To enable easier visualization of the dynamic range of the samples along the calibration curve:</w:t>
      </w:r>
    </w:p>
    <w:p w14:paraId="3C585E12" w14:textId="62C99CCD" w:rsidR="00AB6702" w:rsidRPr="00761AAE" w:rsidRDefault="00AB6702" w:rsidP="00AB6702">
      <w:pPr>
        <w:pStyle w:val="ListParagraph"/>
        <w:numPr>
          <w:ilvl w:val="0"/>
          <w:numId w:val="3"/>
        </w:numPr>
        <w:spacing w:after="160" w:line="256" w:lineRule="auto"/>
      </w:pPr>
      <w:r>
        <w:t xml:space="preserve">Right-Click in the calibration curve window and select </w:t>
      </w:r>
      <w:r>
        <w:rPr>
          <w:b/>
        </w:rPr>
        <w:t>Log Plot</w:t>
      </w:r>
      <w:r>
        <w:t xml:space="preserve">. </w:t>
      </w:r>
    </w:p>
    <w:p w14:paraId="4E3B8B24" w14:textId="3E46F247" w:rsidR="00AB6702" w:rsidRDefault="00AB6702" w:rsidP="00D30ED6">
      <w:r>
        <w:t>The calibration curve should look like this:</w:t>
      </w:r>
    </w:p>
    <w:p w14:paraId="3E76BCE4" w14:textId="74F9FE9A" w:rsidR="00AB6702" w:rsidRDefault="00AB6702" w:rsidP="00D30ED6">
      <w:r w:rsidRPr="00AB6702">
        <w:rPr>
          <w:b/>
          <w:bCs/>
          <w:noProof/>
        </w:rPr>
        <w:drawing>
          <wp:inline distT="0" distB="0" distL="0" distR="0" wp14:anchorId="35A93FEC" wp14:editId="390622D1">
            <wp:extent cx="5184250" cy="2597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1324" cy="2601283"/>
                    </a:xfrm>
                    <a:prstGeom prst="rect">
                      <a:avLst/>
                    </a:prstGeom>
                    <a:noFill/>
                    <a:ln>
                      <a:noFill/>
                    </a:ln>
                  </pic:spPr>
                </pic:pic>
              </a:graphicData>
            </a:graphic>
          </wp:inline>
        </w:drawing>
      </w:r>
    </w:p>
    <w:p w14:paraId="308C8A4D" w14:textId="77777777" w:rsidR="0064464F" w:rsidRDefault="00AB6702" w:rsidP="00D30ED6">
      <w:r>
        <w:t xml:space="preserve">This presents a view which allows the user to easily observe that the samples mostly fall between Cal_2 (20 </w:t>
      </w:r>
      <w:proofErr w:type="spellStart"/>
      <w:r>
        <w:t>uM</w:t>
      </w:r>
      <w:proofErr w:type="spellEnd"/>
      <w:r>
        <w:t xml:space="preserve">) and Cal_3 (100 </w:t>
      </w:r>
      <w:proofErr w:type="spellStart"/>
      <w:r>
        <w:t>uM</w:t>
      </w:r>
      <w:proofErr w:type="spellEnd"/>
      <w:r>
        <w:t>), and well within the linear calibration range of the assay.</w:t>
      </w:r>
      <w:r w:rsidR="0064464F">
        <w:t xml:space="preserve">  The Quality Control samples (known unknowns, green diamonds above) all have accuracy measured between 85 and 115%, which meets the FDA Guidance criteria.</w:t>
      </w:r>
    </w:p>
    <w:p w14:paraId="6C394FC4" w14:textId="1AA27D0C" w:rsidR="00AB6702" w:rsidRDefault="0064464F" w:rsidP="00D30ED6">
      <w:r>
        <w:t>From here, the next steps would be to export the data for external statistical processing, or establish biological grouping within this document and utilize some of the statistical analysis tools or plugins within skyline.  These options are covered in other tutorials.</w:t>
      </w:r>
      <w:r w:rsidR="00AB6702">
        <w:t xml:space="preserve"> </w:t>
      </w:r>
    </w:p>
    <w:p w14:paraId="5F99C458" w14:textId="77777777" w:rsidR="00394DFD" w:rsidRDefault="00394DFD" w:rsidP="00394DFD">
      <w:pPr>
        <w:pStyle w:val="Heading1"/>
      </w:pPr>
      <w:r>
        <w:t>Conclusion</w:t>
      </w:r>
    </w:p>
    <w:p w14:paraId="290E4082" w14:textId="01AA3FE3"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and product ion m/z values. You imported a multi-replicate data set collected </w:t>
      </w:r>
      <w:r w:rsidR="0064464F">
        <w:t>using LC-MS/MS on a triple quad</w:t>
      </w:r>
      <w:r w:rsidR="00CE2B95">
        <w:t>r</w:t>
      </w:r>
      <w:r w:rsidR="0064464F">
        <w:t>upole</w:t>
      </w:r>
      <w:r w:rsidR="00A11390">
        <w:t xml:space="preserve">, and saw how many existing Skyline features created initially for targeted proteomics use can now be applied to small molecule data. </w:t>
      </w:r>
      <w:r w:rsidR="00F960AF">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22CD7B38" w14:textId="77777777" w:rsidR="00AB61CF" w:rsidRPr="00C866E5" w:rsidRDefault="00AB61CF" w:rsidP="00AB61CF">
      <w:pPr>
        <w:pStyle w:val="Heading1"/>
        <w:rPr>
          <w:lang w:val="fr-FR"/>
        </w:rPr>
      </w:pPr>
      <w:commentRangeStart w:id="62"/>
      <w:r w:rsidRPr="00C866E5">
        <w:rPr>
          <w:lang w:val="fr-FR"/>
        </w:rPr>
        <w:lastRenderedPageBreak/>
        <w:t>Bibliography</w:t>
      </w:r>
      <w:commentRangeEnd w:id="62"/>
      <w:r w:rsidR="00AA1540">
        <w:rPr>
          <w:rStyle w:val="CommentReference"/>
          <w:rFonts w:ascii="Calibri" w:eastAsia="Times New Roman" w:hAnsi="Calibri"/>
          <w:b w:val="0"/>
          <w:bCs w:val="0"/>
          <w:color w:val="auto"/>
        </w:rPr>
        <w:commentReference w:id="62"/>
      </w:r>
    </w:p>
    <w:p w14:paraId="3FFCCB77" w14:textId="77777777" w:rsidR="00BB1DC2" w:rsidRPr="00394DFD" w:rsidRDefault="00BB1DC2" w:rsidP="00394DFD"/>
    <w:sectPr w:rsidR="00BB1DC2" w:rsidRPr="00394DFD" w:rsidSect="00C30134">
      <w:footerReference w:type="default" r:id="rId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Nat Brace" w:date="2019-10-11T14:47:00Z" w:initials="NB">
    <w:p w14:paraId="0B5A941B" w14:textId="435C2E20" w:rsidR="00D66B46" w:rsidRDefault="00D66B46">
      <w:pPr>
        <w:pStyle w:val="CommentText"/>
      </w:pPr>
      <w:r>
        <w:rPr>
          <w:rStyle w:val="CommentReference"/>
        </w:rPr>
        <w:annotationRef/>
      </w:r>
      <w:r>
        <w:t>Manual assembly</w:t>
      </w:r>
    </w:p>
  </w:comment>
  <w:comment w:id="8" w:author="Nat Brace" w:date="2019-10-11T14:49:00Z" w:initials="NB">
    <w:p w14:paraId="6F6789D5" w14:textId="6F81682B" w:rsidR="00D66B46" w:rsidRDefault="00D66B46">
      <w:pPr>
        <w:pStyle w:val="CommentText"/>
      </w:pPr>
      <w:r>
        <w:rPr>
          <w:rStyle w:val="CommentReference"/>
        </w:rPr>
        <w:annotationRef/>
      </w:r>
      <w:r w:rsidR="00183BAA">
        <w:t>S</w:t>
      </w:r>
      <w:r>
        <w:t>caling</w:t>
      </w:r>
      <w:r w:rsidR="00183BAA">
        <w:t xml:space="preserve"> to match column widths and height</w:t>
      </w:r>
    </w:p>
  </w:comment>
  <w:comment w:id="11" w:author="Nat Brace" w:date="2019-10-15T15:49:00Z" w:initials="NB">
    <w:p w14:paraId="52863DB8" w14:textId="4C8641D0" w:rsidR="00183BAA" w:rsidRDefault="00183BAA">
      <w:pPr>
        <w:pStyle w:val="CommentText"/>
      </w:pPr>
      <w:r>
        <w:rPr>
          <w:rStyle w:val="CommentReference"/>
        </w:rPr>
        <w:annotationRef/>
      </w:r>
      <w:r>
        <w:t>Manual per test instructions</w:t>
      </w:r>
    </w:p>
  </w:comment>
  <w:comment w:id="13" w:author="Nat Brace" w:date="2019-10-15T15:50:00Z" w:initials="NB">
    <w:p w14:paraId="5597A493" w14:textId="74989D03" w:rsidR="00183BAA" w:rsidRDefault="00183BAA">
      <w:pPr>
        <w:pStyle w:val="CommentText"/>
      </w:pPr>
      <w:r>
        <w:rPr>
          <w:rStyle w:val="CommentReference"/>
        </w:rPr>
        <w:annotationRef/>
      </w:r>
      <w:r>
        <w:t>Adjusted height to match</w:t>
      </w:r>
    </w:p>
  </w:comment>
  <w:comment w:id="17" w:author="Nat Brace" w:date="2019-10-15T15:52:00Z" w:initials="NB">
    <w:p w14:paraId="45BB3E2B" w14:textId="1A977129" w:rsidR="00183BAA" w:rsidRDefault="00183BAA">
      <w:pPr>
        <w:pStyle w:val="CommentText"/>
      </w:pPr>
      <w:r>
        <w:rPr>
          <w:rStyle w:val="CommentReference"/>
        </w:rPr>
        <w:annotationRef/>
      </w:r>
      <w:r>
        <w:t>Manual height and width</w:t>
      </w:r>
    </w:p>
  </w:comment>
  <w:comment w:id="44" w:author="Nat Brace" w:date="2019-10-15T16:01:00Z" w:initials="NB">
    <w:p w14:paraId="3B93A59F" w14:textId="7C0DC782" w:rsidR="00234FB2" w:rsidRDefault="00234FB2">
      <w:pPr>
        <w:pStyle w:val="CommentText"/>
      </w:pPr>
      <w:r>
        <w:rPr>
          <w:rStyle w:val="CommentReference"/>
        </w:rPr>
        <w:annotationRef/>
      </w:r>
      <w:r>
        <w:t xml:space="preserve">Per test – need to scroll to see highlighted files </w:t>
      </w:r>
    </w:p>
  </w:comment>
  <w:comment w:id="53" w:author="Nat Brace" w:date="2019-10-11T14:59:00Z" w:initials="NB">
    <w:p w14:paraId="3F5C5172" w14:textId="7792E358" w:rsidR="00517A72" w:rsidRDefault="00517A72">
      <w:pPr>
        <w:pStyle w:val="CommentText"/>
      </w:pPr>
      <w:r>
        <w:rPr>
          <w:rStyle w:val="CommentReference"/>
        </w:rPr>
        <w:annotationRef/>
      </w:r>
      <w:r>
        <w:t>test points to Prediction tab</w:t>
      </w:r>
    </w:p>
  </w:comment>
  <w:comment w:id="55" w:author="Nat Brace" w:date="2019-10-15T16:08:00Z" w:initials="NB">
    <w:p w14:paraId="299924E5" w14:textId="3E70E6AA" w:rsidR="00CB31F4" w:rsidRDefault="00CB31F4">
      <w:pPr>
        <w:pStyle w:val="CommentText"/>
      </w:pPr>
      <w:r>
        <w:rPr>
          <w:rStyle w:val="CommentReference"/>
        </w:rPr>
        <w:annotationRef/>
      </w:r>
      <w:r>
        <w:t xml:space="preserve">did not replace – but test requires scrolling down and adjusting height to see this. </w:t>
      </w:r>
    </w:p>
  </w:comment>
  <w:comment w:id="59" w:author="Nat Brace" w:date="2019-10-15T16:10:00Z" w:initials="NB">
    <w:p w14:paraId="7F2FF295" w14:textId="77777777" w:rsidR="00CB31F4" w:rsidRDefault="00CB31F4">
      <w:pPr>
        <w:pStyle w:val="CommentText"/>
      </w:pPr>
      <w:r>
        <w:rPr>
          <w:rStyle w:val="CommentReference"/>
        </w:rPr>
        <w:annotationRef/>
      </w:r>
      <w:r>
        <w:t xml:space="preserve">Cali Curve graphic remains on top in test. Per test comments manual resizing required </w:t>
      </w:r>
    </w:p>
    <w:p w14:paraId="049C614E" w14:textId="77777777" w:rsidR="00CB31F4" w:rsidRDefault="00CB31F4">
      <w:pPr>
        <w:pStyle w:val="CommentText"/>
      </w:pPr>
    </w:p>
    <w:p w14:paraId="0C4DCD38" w14:textId="6B89D7F7" w:rsidR="00CB31F4" w:rsidRDefault="00CB31F4">
      <w:pPr>
        <w:pStyle w:val="CommentText"/>
      </w:pPr>
      <w:r>
        <w:t>[Not replaced]</w:t>
      </w:r>
    </w:p>
  </w:comment>
  <w:comment w:id="60" w:author="Nat Brace" w:date="2019-10-15T16:11:00Z" w:initials="NB">
    <w:p w14:paraId="222F11E6" w14:textId="7016E2FE" w:rsidR="00CB31F4" w:rsidRDefault="00CB31F4">
      <w:pPr>
        <w:pStyle w:val="CommentText"/>
      </w:pPr>
      <w:r>
        <w:rPr>
          <w:rStyle w:val="CommentReference"/>
        </w:rPr>
        <w:annotationRef/>
      </w:r>
      <w:r>
        <w:t xml:space="preserve">Cali Curve graph covering up Doc Grid in test.  Per test, resizing needed here. </w:t>
      </w:r>
      <w:bookmarkStart w:id="61" w:name="_GoBack"/>
      <w:bookmarkEnd w:id="61"/>
    </w:p>
  </w:comment>
  <w:comment w:id="62" w:author="Nat Brace" w:date="2019-10-11T15:08:00Z" w:initials="NB">
    <w:p w14:paraId="5D7DF52A" w14:textId="0A4E4827" w:rsidR="00AA1540" w:rsidRDefault="00AA1540">
      <w:pPr>
        <w:pStyle w:val="CommentText"/>
      </w:pPr>
      <w:r>
        <w:rPr>
          <w:rStyle w:val="CommentReference"/>
        </w:rPr>
        <w:annotationRef/>
      </w:r>
      <w:r>
        <w:t>No content?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5A941B" w15:done="0"/>
  <w15:commentEx w15:paraId="6F6789D5" w15:done="0"/>
  <w15:commentEx w15:paraId="52863DB8" w15:done="0"/>
  <w15:commentEx w15:paraId="5597A493" w15:done="0"/>
  <w15:commentEx w15:paraId="45BB3E2B" w15:done="0"/>
  <w15:commentEx w15:paraId="3B93A59F" w15:done="0"/>
  <w15:commentEx w15:paraId="3F5C5172" w15:done="0"/>
  <w15:commentEx w15:paraId="299924E5" w15:done="0"/>
  <w15:commentEx w15:paraId="0C4DCD38" w15:done="0"/>
  <w15:commentEx w15:paraId="222F11E6" w15:done="0"/>
  <w15:commentEx w15:paraId="5D7DF5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5A941B" w16cid:durableId="214B146A"/>
  <w16cid:commentId w16cid:paraId="6F6789D5" w16cid:durableId="214B14DC"/>
  <w16cid:commentId w16cid:paraId="52863DB8" w16cid:durableId="21506927"/>
  <w16cid:commentId w16cid:paraId="5597A493" w16cid:durableId="21506949"/>
  <w16cid:commentId w16cid:paraId="45BB3E2B" w16cid:durableId="215069D9"/>
  <w16cid:commentId w16cid:paraId="3B93A59F" w16cid:durableId="21506BDF"/>
  <w16cid:commentId w16cid:paraId="3F5C5172" w16cid:durableId="214B176E"/>
  <w16cid:commentId w16cid:paraId="299924E5" w16cid:durableId="21506D9B"/>
  <w16cid:commentId w16cid:paraId="0C4DCD38" w16cid:durableId="21506DDE"/>
  <w16cid:commentId w16cid:paraId="222F11E6" w16cid:durableId="21506E49"/>
  <w16cid:commentId w16cid:paraId="5D7DF52A" w16cid:durableId="214B19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4D9A9" w14:textId="77777777" w:rsidR="00EB70D9" w:rsidRDefault="00EB70D9" w:rsidP="00F726CD">
      <w:pPr>
        <w:spacing w:after="0" w:line="240" w:lineRule="auto"/>
      </w:pPr>
      <w:r>
        <w:separator/>
      </w:r>
    </w:p>
  </w:endnote>
  <w:endnote w:type="continuationSeparator" w:id="0">
    <w:p w14:paraId="0469F52F" w14:textId="77777777" w:rsidR="00EB70D9" w:rsidRDefault="00EB70D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01039" w14:textId="36584002" w:rsidR="00186405" w:rsidRDefault="00186405">
    <w:pPr>
      <w:pStyle w:val="Footer"/>
      <w:jc w:val="center"/>
    </w:pPr>
    <w:r>
      <w:fldChar w:fldCharType="begin"/>
    </w:r>
    <w:r>
      <w:instrText xml:space="preserve"> PAGE   \* MERGEFORMAT </w:instrText>
    </w:r>
    <w:r>
      <w:fldChar w:fldCharType="separate"/>
    </w:r>
    <w:r w:rsidR="00CE2B95">
      <w:rPr>
        <w:noProof/>
      </w:rPr>
      <w:t>18</w:t>
    </w:r>
    <w:r>
      <w:fldChar w:fldCharType="end"/>
    </w:r>
  </w:p>
  <w:p w14:paraId="395B226A" w14:textId="77777777" w:rsidR="00186405" w:rsidRDefault="0018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6F153" w14:textId="77777777" w:rsidR="00EB70D9" w:rsidRDefault="00EB70D9" w:rsidP="00F726CD">
      <w:pPr>
        <w:spacing w:after="0" w:line="240" w:lineRule="auto"/>
      </w:pPr>
      <w:r>
        <w:separator/>
      </w:r>
    </w:p>
  </w:footnote>
  <w:footnote w:type="continuationSeparator" w:id="0">
    <w:p w14:paraId="456D777C" w14:textId="77777777" w:rsidR="00EB70D9" w:rsidRDefault="00EB70D9"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95CB4"/>
    <w:multiLevelType w:val="hybridMultilevel"/>
    <w:tmpl w:val="4426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F064DE"/>
    <w:multiLevelType w:val="hybridMultilevel"/>
    <w:tmpl w:val="128C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B0797"/>
    <w:multiLevelType w:val="hybridMultilevel"/>
    <w:tmpl w:val="58A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5A855DC"/>
    <w:multiLevelType w:val="hybridMultilevel"/>
    <w:tmpl w:val="222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C50271"/>
    <w:multiLevelType w:val="hybridMultilevel"/>
    <w:tmpl w:val="C34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419F8"/>
    <w:multiLevelType w:val="hybridMultilevel"/>
    <w:tmpl w:val="2FBE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307CB2"/>
    <w:multiLevelType w:val="hybridMultilevel"/>
    <w:tmpl w:val="034E3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125195"/>
    <w:multiLevelType w:val="hybridMultilevel"/>
    <w:tmpl w:val="0FA20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0B627B"/>
    <w:multiLevelType w:val="hybridMultilevel"/>
    <w:tmpl w:val="C750005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D26117"/>
    <w:multiLevelType w:val="hybridMultilevel"/>
    <w:tmpl w:val="C2BA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742C7E"/>
    <w:multiLevelType w:val="hybridMultilevel"/>
    <w:tmpl w:val="4346339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4"/>
  </w:num>
  <w:num w:numId="2">
    <w:abstractNumId w:val="2"/>
  </w:num>
  <w:num w:numId="3">
    <w:abstractNumId w:val="3"/>
  </w:num>
  <w:num w:numId="4">
    <w:abstractNumId w:val="10"/>
  </w:num>
  <w:num w:numId="5">
    <w:abstractNumId w:val="12"/>
  </w:num>
  <w:num w:numId="6">
    <w:abstractNumId w:val="1"/>
  </w:num>
  <w:num w:numId="7">
    <w:abstractNumId w:val="13"/>
  </w:num>
  <w:num w:numId="8">
    <w:abstractNumId w:val="7"/>
  </w:num>
  <w:num w:numId="9">
    <w:abstractNumId w:val="9"/>
  </w:num>
  <w:num w:numId="10">
    <w:abstractNumId w:val="11"/>
  </w:num>
  <w:num w:numId="11">
    <w:abstractNumId w:val="0"/>
  </w:num>
  <w:num w:numId="12">
    <w:abstractNumId w:val="14"/>
  </w:num>
  <w:num w:numId="13">
    <w:abstractNumId w:val="6"/>
  </w:num>
  <w:num w:numId="14">
    <w:abstractNumId w:val="5"/>
  </w:num>
  <w:num w:numId="15">
    <w:abstractNumId w:val="15"/>
  </w:num>
  <w:num w:numId="16">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2MLY0NrUwMrE0tDRW0lEKTi0uzszPAykwqgUAM83b4iwAAAA="/>
  </w:docVars>
  <w:rsids>
    <w:rsidRoot w:val="00B42030"/>
    <w:rsid w:val="00000726"/>
    <w:rsid w:val="000057BF"/>
    <w:rsid w:val="00005A97"/>
    <w:rsid w:val="00006BDB"/>
    <w:rsid w:val="0000737A"/>
    <w:rsid w:val="000111C9"/>
    <w:rsid w:val="00012BE5"/>
    <w:rsid w:val="00013648"/>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62E5A"/>
    <w:rsid w:val="00063058"/>
    <w:rsid w:val="000705E6"/>
    <w:rsid w:val="000725AA"/>
    <w:rsid w:val="000734BC"/>
    <w:rsid w:val="000744C4"/>
    <w:rsid w:val="000747E4"/>
    <w:rsid w:val="000751E0"/>
    <w:rsid w:val="0007653D"/>
    <w:rsid w:val="00077431"/>
    <w:rsid w:val="00077DE1"/>
    <w:rsid w:val="000810EB"/>
    <w:rsid w:val="000858AD"/>
    <w:rsid w:val="000859A1"/>
    <w:rsid w:val="00085D61"/>
    <w:rsid w:val="000901E4"/>
    <w:rsid w:val="00090F70"/>
    <w:rsid w:val="0009188A"/>
    <w:rsid w:val="000933D7"/>
    <w:rsid w:val="000937F7"/>
    <w:rsid w:val="0009495D"/>
    <w:rsid w:val="000976DF"/>
    <w:rsid w:val="000A0886"/>
    <w:rsid w:val="000A0E9E"/>
    <w:rsid w:val="000A224E"/>
    <w:rsid w:val="000A292A"/>
    <w:rsid w:val="000A2A49"/>
    <w:rsid w:val="000A31C7"/>
    <w:rsid w:val="000A4E61"/>
    <w:rsid w:val="000A5B3B"/>
    <w:rsid w:val="000A6E03"/>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0F83"/>
    <w:rsid w:val="000D3FA1"/>
    <w:rsid w:val="000E1AF5"/>
    <w:rsid w:val="000E22FA"/>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15DB8"/>
    <w:rsid w:val="001164DB"/>
    <w:rsid w:val="00117674"/>
    <w:rsid w:val="00117746"/>
    <w:rsid w:val="00117CFD"/>
    <w:rsid w:val="001201F7"/>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BAA"/>
    <w:rsid w:val="00183CA6"/>
    <w:rsid w:val="00186405"/>
    <w:rsid w:val="00186695"/>
    <w:rsid w:val="001870D7"/>
    <w:rsid w:val="00191D79"/>
    <w:rsid w:val="00194CD5"/>
    <w:rsid w:val="001957D6"/>
    <w:rsid w:val="00197725"/>
    <w:rsid w:val="001A2A74"/>
    <w:rsid w:val="001A31DD"/>
    <w:rsid w:val="001A3225"/>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289"/>
    <w:rsid w:val="00227849"/>
    <w:rsid w:val="00227C20"/>
    <w:rsid w:val="0023459A"/>
    <w:rsid w:val="00234FB2"/>
    <w:rsid w:val="00235E20"/>
    <w:rsid w:val="00242403"/>
    <w:rsid w:val="00242463"/>
    <w:rsid w:val="00242B1E"/>
    <w:rsid w:val="00244418"/>
    <w:rsid w:val="00245D74"/>
    <w:rsid w:val="00245F96"/>
    <w:rsid w:val="00247591"/>
    <w:rsid w:val="002511A7"/>
    <w:rsid w:val="002542BB"/>
    <w:rsid w:val="00254610"/>
    <w:rsid w:val="00255E46"/>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0FBA"/>
    <w:rsid w:val="002A2789"/>
    <w:rsid w:val="002A51B4"/>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2C5E"/>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5E7"/>
    <w:rsid w:val="00302921"/>
    <w:rsid w:val="00302FED"/>
    <w:rsid w:val="00304187"/>
    <w:rsid w:val="003100B7"/>
    <w:rsid w:val="003105C2"/>
    <w:rsid w:val="00311D9B"/>
    <w:rsid w:val="00312E97"/>
    <w:rsid w:val="00313680"/>
    <w:rsid w:val="003136B4"/>
    <w:rsid w:val="0031381D"/>
    <w:rsid w:val="00314A8C"/>
    <w:rsid w:val="003165E9"/>
    <w:rsid w:val="00316790"/>
    <w:rsid w:val="0031756F"/>
    <w:rsid w:val="003216F2"/>
    <w:rsid w:val="003233E2"/>
    <w:rsid w:val="0032559A"/>
    <w:rsid w:val="00326E37"/>
    <w:rsid w:val="00330C81"/>
    <w:rsid w:val="003327D4"/>
    <w:rsid w:val="00336564"/>
    <w:rsid w:val="0033677A"/>
    <w:rsid w:val="00336891"/>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2F42"/>
    <w:rsid w:val="003A3CD1"/>
    <w:rsid w:val="003A446D"/>
    <w:rsid w:val="003A5B38"/>
    <w:rsid w:val="003A643A"/>
    <w:rsid w:val="003A762B"/>
    <w:rsid w:val="003A7987"/>
    <w:rsid w:val="003B13C6"/>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C72B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A33"/>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07C7"/>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0AB"/>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627D"/>
    <w:rsid w:val="00510468"/>
    <w:rsid w:val="00514D52"/>
    <w:rsid w:val="005153E9"/>
    <w:rsid w:val="00517A72"/>
    <w:rsid w:val="00520A6A"/>
    <w:rsid w:val="00524BAD"/>
    <w:rsid w:val="0052651C"/>
    <w:rsid w:val="005278DE"/>
    <w:rsid w:val="0053027E"/>
    <w:rsid w:val="00530CC7"/>
    <w:rsid w:val="00533341"/>
    <w:rsid w:val="005340CA"/>
    <w:rsid w:val="005340E3"/>
    <w:rsid w:val="0053412E"/>
    <w:rsid w:val="00535EB4"/>
    <w:rsid w:val="005362F5"/>
    <w:rsid w:val="0053772E"/>
    <w:rsid w:val="005417E5"/>
    <w:rsid w:val="00545188"/>
    <w:rsid w:val="0054547C"/>
    <w:rsid w:val="00550547"/>
    <w:rsid w:val="00551A75"/>
    <w:rsid w:val="00552496"/>
    <w:rsid w:val="005531BE"/>
    <w:rsid w:val="00556FC1"/>
    <w:rsid w:val="00557734"/>
    <w:rsid w:val="00562634"/>
    <w:rsid w:val="00562C1A"/>
    <w:rsid w:val="0056430A"/>
    <w:rsid w:val="00564916"/>
    <w:rsid w:val="00564E11"/>
    <w:rsid w:val="00565377"/>
    <w:rsid w:val="005655C6"/>
    <w:rsid w:val="00566E45"/>
    <w:rsid w:val="005722C5"/>
    <w:rsid w:val="00573E9C"/>
    <w:rsid w:val="00574C3F"/>
    <w:rsid w:val="00575B13"/>
    <w:rsid w:val="00575B85"/>
    <w:rsid w:val="00577761"/>
    <w:rsid w:val="00580048"/>
    <w:rsid w:val="005802BA"/>
    <w:rsid w:val="0058283B"/>
    <w:rsid w:val="005860FA"/>
    <w:rsid w:val="00591708"/>
    <w:rsid w:val="005937C6"/>
    <w:rsid w:val="005951E9"/>
    <w:rsid w:val="005961C9"/>
    <w:rsid w:val="00596DBC"/>
    <w:rsid w:val="0059764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5FCA"/>
    <w:rsid w:val="005E60EB"/>
    <w:rsid w:val="005F1232"/>
    <w:rsid w:val="005F1498"/>
    <w:rsid w:val="005F2B56"/>
    <w:rsid w:val="005F5FD4"/>
    <w:rsid w:val="006012DF"/>
    <w:rsid w:val="00601895"/>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024E"/>
    <w:rsid w:val="0063120F"/>
    <w:rsid w:val="00632F85"/>
    <w:rsid w:val="00632FBF"/>
    <w:rsid w:val="00634D8D"/>
    <w:rsid w:val="00635426"/>
    <w:rsid w:val="00640ECE"/>
    <w:rsid w:val="00642FEA"/>
    <w:rsid w:val="00643708"/>
    <w:rsid w:val="0064464F"/>
    <w:rsid w:val="00645090"/>
    <w:rsid w:val="006507CC"/>
    <w:rsid w:val="00652C5D"/>
    <w:rsid w:val="006541A4"/>
    <w:rsid w:val="00655381"/>
    <w:rsid w:val="0065614C"/>
    <w:rsid w:val="00657FAE"/>
    <w:rsid w:val="00660F26"/>
    <w:rsid w:val="006622EF"/>
    <w:rsid w:val="00670F49"/>
    <w:rsid w:val="00672317"/>
    <w:rsid w:val="0067496A"/>
    <w:rsid w:val="00685599"/>
    <w:rsid w:val="006861FF"/>
    <w:rsid w:val="00686809"/>
    <w:rsid w:val="00686A07"/>
    <w:rsid w:val="00687DC6"/>
    <w:rsid w:val="00690642"/>
    <w:rsid w:val="0069216C"/>
    <w:rsid w:val="006926F7"/>
    <w:rsid w:val="006941DA"/>
    <w:rsid w:val="006958DE"/>
    <w:rsid w:val="006A32DF"/>
    <w:rsid w:val="006A33A6"/>
    <w:rsid w:val="006A446F"/>
    <w:rsid w:val="006A69AA"/>
    <w:rsid w:val="006A7250"/>
    <w:rsid w:val="006A72DA"/>
    <w:rsid w:val="006B0761"/>
    <w:rsid w:val="006B3D64"/>
    <w:rsid w:val="006B4453"/>
    <w:rsid w:val="006B44F3"/>
    <w:rsid w:val="006B5F11"/>
    <w:rsid w:val="006B676E"/>
    <w:rsid w:val="006C026D"/>
    <w:rsid w:val="006C0F36"/>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6F3951"/>
    <w:rsid w:val="006F4DD4"/>
    <w:rsid w:val="007005C7"/>
    <w:rsid w:val="007028A7"/>
    <w:rsid w:val="0070294C"/>
    <w:rsid w:val="007030D8"/>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D66"/>
    <w:rsid w:val="00760E3B"/>
    <w:rsid w:val="00761AAE"/>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3D34"/>
    <w:rsid w:val="00794D5B"/>
    <w:rsid w:val="007966C6"/>
    <w:rsid w:val="00797382"/>
    <w:rsid w:val="007A07C9"/>
    <w:rsid w:val="007A0B63"/>
    <w:rsid w:val="007A0E8D"/>
    <w:rsid w:val="007A1542"/>
    <w:rsid w:val="007A1B1F"/>
    <w:rsid w:val="007A374F"/>
    <w:rsid w:val="007A4073"/>
    <w:rsid w:val="007A45B9"/>
    <w:rsid w:val="007A4B1A"/>
    <w:rsid w:val="007A4BDC"/>
    <w:rsid w:val="007A7565"/>
    <w:rsid w:val="007B005E"/>
    <w:rsid w:val="007B1636"/>
    <w:rsid w:val="007B255D"/>
    <w:rsid w:val="007B2B5D"/>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2670"/>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4F01"/>
    <w:rsid w:val="00826A5C"/>
    <w:rsid w:val="00826A70"/>
    <w:rsid w:val="00827971"/>
    <w:rsid w:val="00831E6A"/>
    <w:rsid w:val="00831F47"/>
    <w:rsid w:val="008326EA"/>
    <w:rsid w:val="00832831"/>
    <w:rsid w:val="00832E3F"/>
    <w:rsid w:val="00834D16"/>
    <w:rsid w:val="008350C1"/>
    <w:rsid w:val="00835A6E"/>
    <w:rsid w:val="00840C80"/>
    <w:rsid w:val="00842609"/>
    <w:rsid w:val="008428E7"/>
    <w:rsid w:val="00843A6C"/>
    <w:rsid w:val="00850FBF"/>
    <w:rsid w:val="00857BB7"/>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00F"/>
    <w:rsid w:val="0088610D"/>
    <w:rsid w:val="00886A5D"/>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2FBA"/>
    <w:rsid w:val="008A66C7"/>
    <w:rsid w:val="008A69F9"/>
    <w:rsid w:val="008A724D"/>
    <w:rsid w:val="008B0043"/>
    <w:rsid w:val="008B019F"/>
    <w:rsid w:val="008B19C8"/>
    <w:rsid w:val="008B300C"/>
    <w:rsid w:val="008B3894"/>
    <w:rsid w:val="008B4BB4"/>
    <w:rsid w:val="008B612F"/>
    <w:rsid w:val="008B634F"/>
    <w:rsid w:val="008B698A"/>
    <w:rsid w:val="008C16CC"/>
    <w:rsid w:val="008C1D13"/>
    <w:rsid w:val="008C2539"/>
    <w:rsid w:val="008C3100"/>
    <w:rsid w:val="008C3DE3"/>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26092"/>
    <w:rsid w:val="0093001E"/>
    <w:rsid w:val="009315D4"/>
    <w:rsid w:val="0093303C"/>
    <w:rsid w:val="00934546"/>
    <w:rsid w:val="00934E34"/>
    <w:rsid w:val="00936EDB"/>
    <w:rsid w:val="009379FC"/>
    <w:rsid w:val="00937E70"/>
    <w:rsid w:val="00941809"/>
    <w:rsid w:val="00941F50"/>
    <w:rsid w:val="009421A3"/>
    <w:rsid w:val="00944B9B"/>
    <w:rsid w:val="009460EF"/>
    <w:rsid w:val="00946A19"/>
    <w:rsid w:val="009476A2"/>
    <w:rsid w:val="009478B3"/>
    <w:rsid w:val="009478D4"/>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5E2C"/>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5A93"/>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112"/>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374"/>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0FE"/>
    <w:rsid w:val="00A97530"/>
    <w:rsid w:val="00AA053E"/>
    <w:rsid w:val="00AA1540"/>
    <w:rsid w:val="00AA2FDA"/>
    <w:rsid w:val="00AA5AF7"/>
    <w:rsid w:val="00AB0A78"/>
    <w:rsid w:val="00AB25BB"/>
    <w:rsid w:val="00AB2CB6"/>
    <w:rsid w:val="00AB61CF"/>
    <w:rsid w:val="00AB645E"/>
    <w:rsid w:val="00AB6702"/>
    <w:rsid w:val="00AB6C3C"/>
    <w:rsid w:val="00AB769D"/>
    <w:rsid w:val="00AC185F"/>
    <w:rsid w:val="00AC3A87"/>
    <w:rsid w:val="00AC5DEE"/>
    <w:rsid w:val="00AD1B97"/>
    <w:rsid w:val="00AD1E51"/>
    <w:rsid w:val="00AD3A71"/>
    <w:rsid w:val="00AD69ED"/>
    <w:rsid w:val="00AE0BDC"/>
    <w:rsid w:val="00AE1218"/>
    <w:rsid w:val="00AE1844"/>
    <w:rsid w:val="00AE1D7A"/>
    <w:rsid w:val="00AE23F6"/>
    <w:rsid w:val="00AE2943"/>
    <w:rsid w:val="00AE31DA"/>
    <w:rsid w:val="00AE39D9"/>
    <w:rsid w:val="00AE4F1A"/>
    <w:rsid w:val="00AE67A0"/>
    <w:rsid w:val="00AF164C"/>
    <w:rsid w:val="00AF1759"/>
    <w:rsid w:val="00AF17F0"/>
    <w:rsid w:val="00AF4699"/>
    <w:rsid w:val="00AF48D2"/>
    <w:rsid w:val="00B01016"/>
    <w:rsid w:val="00B01064"/>
    <w:rsid w:val="00B0131C"/>
    <w:rsid w:val="00B0218E"/>
    <w:rsid w:val="00B05066"/>
    <w:rsid w:val="00B0665F"/>
    <w:rsid w:val="00B073AA"/>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0A88"/>
    <w:rsid w:val="00B31170"/>
    <w:rsid w:val="00B3201F"/>
    <w:rsid w:val="00B356B5"/>
    <w:rsid w:val="00B35CB2"/>
    <w:rsid w:val="00B41C87"/>
    <w:rsid w:val="00B42030"/>
    <w:rsid w:val="00B4246A"/>
    <w:rsid w:val="00B44A75"/>
    <w:rsid w:val="00B457A8"/>
    <w:rsid w:val="00B5138F"/>
    <w:rsid w:val="00B52BAA"/>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684A"/>
    <w:rsid w:val="00BE7575"/>
    <w:rsid w:val="00BF047C"/>
    <w:rsid w:val="00BF2073"/>
    <w:rsid w:val="00BF2CA4"/>
    <w:rsid w:val="00BF3B80"/>
    <w:rsid w:val="00BF510F"/>
    <w:rsid w:val="00BF5439"/>
    <w:rsid w:val="00BF5B2A"/>
    <w:rsid w:val="00BF5D7B"/>
    <w:rsid w:val="00BF5DB7"/>
    <w:rsid w:val="00BF74D9"/>
    <w:rsid w:val="00C009D4"/>
    <w:rsid w:val="00C01405"/>
    <w:rsid w:val="00C022E1"/>
    <w:rsid w:val="00C02E29"/>
    <w:rsid w:val="00C125A1"/>
    <w:rsid w:val="00C156C1"/>
    <w:rsid w:val="00C15F65"/>
    <w:rsid w:val="00C20A92"/>
    <w:rsid w:val="00C22440"/>
    <w:rsid w:val="00C22550"/>
    <w:rsid w:val="00C24DAF"/>
    <w:rsid w:val="00C25FF7"/>
    <w:rsid w:val="00C27406"/>
    <w:rsid w:val="00C275A4"/>
    <w:rsid w:val="00C30134"/>
    <w:rsid w:val="00C303AA"/>
    <w:rsid w:val="00C33039"/>
    <w:rsid w:val="00C3348B"/>
    <w:rsid w:val="00C37EBB"/>
    <w:rsid w:val="00C407C9"/>
    <w:rsid w:val="00C408A8"/>
    <w:rsid w:val="00C410CA"/>
    <w:rsid w:val="00C42AE1"/>
    <w:rsid w:val="00C45BA0"/>
    <w:rsid w:val="00C46D1E"/>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6E92"/>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0824"/>
    <w:rsid w:val="00CB31F4"/>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2B95"/>
    <w:rsid w:val="00CE441C"/>
    <w:rsid w:val="00CE5FFE"/>
    <w:rsid w:val="00CE723E"/>
    <w:rsid w:val="00CF0187"/>
    <w:rsid w:val="00CF097F"/>
    <w:rsid w:val="00CF12E2"/>
    <w:rsid w:val="00CF2AD4"/>
    <w:rsid w:val="00CF37F2"/>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1025"/>
    <w:rsid w:val="00D1209A"/>
    <w:rsid w:val="00D12F24"/>
    <w:rsid w:val="00D168E2"/>
    <w:rsid w:val="00D17C88"/>
    <w:rsid w:val="00D20586"/>
    <w:rsid w:val="00D217E7"/>
    <w:rsid w:val="00D21952"/>
    <w:rsid w:val="00D228C9"/>
    <w:rsid w:val="00D22B33"/>
    <w:rsid w:val="00D2313A"/>
    <w:rsid w:val="00D245B4"/>
    <w:rsid w:val="00D2754C"/>
    <w:rsid w:val="00D30314"/>
    <w:rsid w:val="00D30917"/>
    <w:rsid w:val="00D30ED6"/>
    <w:rsid w:val="00D31836"/>
    <w:rsid w:val="00D3367F"/>
    <w:rsid w:val="00D3422F"/>
    <w:rsid w:val="00D3568E"/>
    <w:rsid w:val="00D3734F"/>
    <w:rsid w:val="00D401EA"/>
    <w:rsid w:val="00D41B1F"/>
    <w:rsid w:val="00D41D90"/>
    <w:rsid w:val="00D41FAF"/>
    <w:rsid w:val="00D42C56"/>
    <w:rsid w:val="00D4437E"/>
    <w:rsid w:val="00D44B0C"/>
    <w:rsid w:val="00D44B28"/>
    <w:rsid w:val="00D44C81"/>
    <w:rsid w:val="00D4521A"/>
    <w:rsid w:val="00D45755"/>
    <w:rsid w:val="00D46292"/>
    <w:rsid w:val="00D4682C"/>
    <w:rsid w:val="00D47663"/>
    <w:rsid w:val="00D47935"/>
    <w:rsid w:val="00D504BF"/>
    <w:rsid w:val="00D50CB3"/>
    <w:rsid w:val="00D5106C"/>
    <w:rsid w:val="00D54A39"/>
    <w:rsid w:val="00D5569A"/>
    <w:rsid w:val="00D55D69"/>
    <w:rsid w:val="00D57428"/>
    <w:rsid w:val="00D60468"/>
    <w:rsid w:val="00D6308E"/>
    <w:rsid w:val="00D63DE4"/>
    <w:rsid w:val="00D65895"/>
    <w:rsid w:val="00D6610E"/>
    <w:rsid w:val="00D66B46"/>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F4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56C3"/>
    <w:rsid w:val="00DF6D5D"/>
    <w:rsid w:val="00E001D5"/>
    <w:rsid w:val="00E00CA3"/>
    <w:rsid w:val="00E01C7C"/>
    <w:rsid w:val="00E0510F"/>
    <w:rsid w:val="00E05E8C"/>
    <w:rsid w:val="00E0748E"/>
    <w:rsid w:val="00E07E12"/>
    <w:rsid w:val="00E10072"/>
    <w:rsid w:val="00E179D5"/>
    <w:rsid w:val="00E220EF"/>
    <w:rsid w:val="00E229DD"/>
    <w:rsid w:val="00E23B2A"/>
    <w:rsid w:val="00E23FBD"/>
    <w:rsid w:val="00E24A3D"/>
    <w:rsid w:val="00E254A7"/>
    <w:rsid w:val="00E25613"/>
    <w:rsid w:val="00E26EFE"/>
    <w:rsid w:val="00E31D06"/>
    <w:rsid w:val="00E350BF"/>
    <w:rsid w:val="00E35660"/>
    <w:rsid w:val="00E3705E"/>
    <w:rsid w:val="00E37E86"/>
    <w:rsid w:val="00E406C1"/>
    <w:rsid w:val="00E43D7C"/>
    <w:rsid w:val="00E445FF"/>
    <w:rsid w:val="00E45B2F"/>
    <w:rsid w:val="00E47050"/>
    <w:rsid w:val="00E470B9"/>
    <w:rsid w:val="00E4744A"/>
    <w:rsid w:val="00E5121B"/>
    <w:rsid w:val="00E531A0"/>
    <w:rsid w:val="00E54462"/>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876A7"/>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0D9"/>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2E80"/>
    <w:rsid w:val="00EF355E"/>
    <w:rsid w:val="00EF43F1"/>
    <w:rsid w:val="00EF6D00"/>
    <w:rsid w:val="00F017FF"/>
    <w:rsid w:val="00F03446"/>
    <w:rsid w:val="00F046EA"/>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B69"/>
    <w:rsid w:val="00F72F39"/>
    <w:rsid w:val="00F73385"/>
    <w:rsid w:val="00F74C1C"/>
    <w:rsid w:val="00F806B1"/>
    <w:rsid w:val="00F80DDC"/>
    <w:rsid w:val="00F81136"/>
    <w:rsid w:val="00F81A38"/>
    <w:rsid w:val="00F830EB"/>
    <w:rsid w:val="00F83C1A"/>
    <w:rsid w:val="00F84F4F"/>
    <w:rsid w:val="00F84FE7"/>
    <w:rsid w:val="00F8548C"/>
    <w:rsid w:val="00F87063"/>
    <w:rsid w:val="00F87F64"/>
    <w:rsid w:val="00F90941"/>
    <w:rsid w:val="00F90C87"/>
    <w:rsid w:val="00F95BB9"/>
    <w:rsid w:val="00F95D49"/>
    <w:rsid w:val="00F960AF"/>
    <w:rsid w:val="00F96B26"/>
    <w:rsid w:val="00F97D29"/>
    <w:rsid w:val="00FA635F"/>
    <w:rsid w:val="00FA6434"/>
    <w:rsid w:val="00FA7766"/>
    <w:rsid w:val="00FB0710"/>
    <w:rsid w:val="00FB0CE6"/>
    <w:rsid w:val="00FC0504"/>
    <w:rsid w:val="00FC074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2E58"/>
    <w:rsid w:val="00FF37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E5E358"/>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40567146">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994841618">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292243959">
      <w:bodyDiv w:val="1"/>
      <w:marLeft w:val="0"/>
      <w:marRight w:val="0"/>
      <w:marTop w:val="0"/>
      <w:marBottom w:val="0"/>
      <w:divBdr>
        <w:top w:val="none" w:sz="0" w:space="0" w:color="auto"/>
        <w:left w:val="none" w:sz="0" w:space="0" w:color="auto"/>
        <w:bottom w:val="none" w:sz="0" w:space="0" w:color="auto"/>
        <w:right w:val="none" w:sz="0" w:space="0" w:color="auto"/>
      </w:divBdr>
    </w:div>
    <w:div w:id="1367758864">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ncbi.nlm.nih.gov/pubmed/29039849"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yperlink" Target="https://skyline.ms/project/home/software/Skyline/events/2017%20Webinars/Webinar%2016/begin.view?"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DADB8-9CB0-4228-8BE2-B0C084E2B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36</Pages>
  <Words>2848</Words>
  <Characters>16237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19047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Nat Brace</cp:lastModifiedBy>
  <cp:revision>12</cp:revision>
  <cp:lastPrinted>2018-02-22T21:58:00Z</cp:lastPrinted>
  <dcterms:created xsi:type="dcterms:W3CDTF">2018-04-12T20:37:00Z</dcterms:created>
  <dcterms:modified xsi:type="dcterms:W3CDTF">2019-10-15T23:12:00Z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