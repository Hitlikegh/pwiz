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6114" w14:textId="7A3FAB06" w:rsidR="00EA2D7C" w:rsidRPr="007B3D40" w:rsidRDefault="0085350B" w:rsidP="007B3D40">
      <w:pPr>
        <w:pStyle w:val="Title"/>
      </w:pPr>
      <w:r w:rsidRPr="007B3D40">
        <w:t xml:space="preserve">Analysis of </w:t>
      </w:r>
      <w:r w:rsidR="0075430E" w:rsidRPr="007B3D40">
        <w:t>DIA/SWATH</w:t>
      </w:r>
      <w:r w:rsidRPr="007B3D40">
        <w:t xml:space="preserve"> data in Skyline</w:t>
      </w:r>
    </w:p>
    <w:p w14:paraId="0CE513B6" w14:textId="1BF5B359"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579A"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522BDB72" w:rsidR="00853A26" w:rsidRPr="008F5F52" w:rsidRDefault="00815A8A" w:rsidP="007B3D40">
      <w:r w:rsidRPr="00815A8A">
        <w:t xml:space="preserve">Note: This </w:t>
      </w:r>
      <w:r w:rsidR="0056128D">
        <w:t>tutorial</w:t>
      </w:r>
      <w:r w:rsidRPr="00815A8A">
        <w:t xml:space="preserve"> </w:t>
      </w:r>
      <w:r w:rsidR="00506DEA">
        <w:t>uses</w:t>
      </w:r>
      <w:r w:rsidRPr="00815A8A">
        <w:t xml:space="preserve"> data from a </w:t>
      </w:r>
      <w:r w:rsidR="000B0101" w:rsidRPr="00815A8A">
        <w:t>Thermo Q-</w:t>
      </w:r>
      <w:proofErr w:type="spellStart"/>
      <w:r w:rsidR="000B0101" w:rsidRPr="00815A8A">
        <w:t>Exactive</w:t>
      </w:r>
      <w:proofErr w:type="spellEnd"/>
      <w:r w:rsidR="000B0101" w:rsidRPr="00815A8A">
        <w:t xml:space="preserve"> plus </w:t>
      </w:r>
      <w:r w:rsidRPr="00815A8A">
        <w:t xml:space="preserve">instrument. If you prefer to use the data from a </w:t>
      </w:r>
      <w:proofErr w:type="spellStart"/>
      <w:r w:rsidR="000B0101" w:rsidRPr="00815A8A">
        <w:t>Sciex</w:t>
      </w:r>
      <w:proofErr w:type="spellEnd"/>
      <w:r w:rsidR="000B0101" w:rsidRPr="00815A8A">
        <w:t xml:space="preserve"> </w:t>
      </w:r>
      <w:proofErr w:type="spellStart"/>
      <w:r w:rsidR="000B0101" w:rsidRPr="00815A8A">
        <w:t>TripleTOF</w:t>
      </w:r>
      <w:proofErr w:type="spellEnd"/>
      <w:r w:rsidR="000B0101" w:rsidRPr="00815A8A">
        <w:t xml:space="preserve"> 6600</w:t>
      </w:r>
      <w:r w:rsidR="0056128D">
        <w:t>,</w:t>
      </w:r>
      <w:r w:rsidR="000B0101" w:rsidRPr="00815A8A">
        <w:t xml:space="preserve"> </w:t>
      </w:r>
      <w:r w:rsidR="00506DEA">
        <w:t xml:space="preserve">see the </w:t>
      </w:r>
      <w:r w:rsidR="0056128D">
        <w:t xml:space="preserve">version of this tutorial entitled Skyline DIA TTOF. </w:t>
      </w:r>
    </w:p>
    <w:p w14:paraId="44F7F52D" w14:textId="273780AE" w:rsidR="00B923A1" w:rsidRPr="008F5F52" w:rsidRDefault="00B923A1" w:rsidP="007B3D40">
      <w:r w:rsidRPr="008F5F52">
        <w:t>In this tutorial we 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Pr="008F5F52">
        <w:t>Qq</w:t>
      </w:r>
      <w:r w:rsidR="00A41CAD">
        <w:t>Orbi</w:t>
      </w:r>
      <w:proofErr w:type="spellEnd"/>
      <w:r w:rsidRPr="008F5F52">
        <w:t xml:space="preserve"> instrument (</w:t>
      </w:r>
      <w:r w:rsidR="000B0101" w:rsidRPr="000B0101">
        <w:t>Thermo Q-</w:t>
      </w:r>
      <w:proofErr w:type="spellStart"/>
      <w:r w:rsidR="000B0101" w:rsidRPr="000B0101">
        <w:t>Exactive</w:t>
      </w:r>
      <w:proofErr w:type="spellEnd"/>
      <w:r w:rsidR="000B0101" w:rsidRPr="000B0101">
        <w:t xml:space="preserve"> </w:t>
      </w:r>
      <w:commentRangeStart w:id="0"/>
      <w:r w:rsidR="000B0101" w:rsidRPr="000B0101">
        <w:t>plus</w:t>
      </w:r>
      <w:r w:rsidRPr="000B0101">
        <w:t>,</w:t>
      </w:r>
      <w:r w:rsidRPr="008F5F52">
        <w:t xml:space="preserve"> </w:t>
      </w:r>
      <w:r w:rsidR="000B0101">
        <w:t>Thermo</w:t>
      </w:r>
      <w:commentRangeEnd w:id="0"/>
      <w:r w:rsidR="006522EE">
        <w:rPr>
          <w:rStyle w:val="CommentReference"/>
        </w:rPr>
        <w:commentReference w:id="0"/>
      </w:r>
      <w:r w:rsidR="000B0101">
        <w:t>) using an 18</w:t>
      </w:r>
      <w:r w:rsidRPr="008F5F52">
        <w:t xml:space="preserve"> variable width window precursor isolation scheme</w:t>
      </w:r>
      <w:r w:rsidR="009D07FF">
        <w:t xml:space="preserve"> </w:t>
      </w:r>
      <w:r w:rsidR="00A41CAD">
        <w:t>(</w:t>
      </w:r>
      <w:proofErr w:type="spellStart"/>
      <w:r w:rsidR="00A41CAD">
        <w:t>Bruderer</w:t>
      </w:r>
      <w:proofErr w:type="spellEnd"/>
      <w:r w:rsidR="00A41CAD">
        <w:t xml:space="preserve"> R. et al. MCP 2015) </w:t>
      </w:r>
      <w:r w:rsidR="009D07FF">
        <w:t xml:space="preserve">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11"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0EBB27F8" w:rsidR="00BC4E9E" w:rsidRPr="008F5F52" w:rsidRDefault="00B923A1" w:rsidP="007B3D40">
      <w:r w:rsidRPr="008F5F52">
        <w:t>Initially, we will set all the parameters in the Skyline session required to work with data-independent datasets and then we wil</w:t>
      </w:r>
      <w:r w:rsidR="002A6441">
        <w:t>l proceed to extract the quantific</w:t>
      </w:r>
      <w:r w:rsidRPr="008F5F52">
        <w:t xml:space="preserve">ation information from the raw data files. We will import </w:t>
      </w:r>
      <w:r w:rsidR="00BC4E9E">
        <w:t>DDA search results to create a spectral library</w:t>
      </w:r>
      <w:r w:rsidRPr="008F5F52">
        <w:t xml:space="preserve"> </w:t>
      </w:r>
      <w:r w:rsidR="00BC4E9E">
        <w:t xml:space="preserve">in order to generate peptide query parameters to </w:t>
      </w:r>
      <w:proofErr w:type="spellStart"/>
      <w:r w:rsidR="00BC4E9E">
        <w:t>analyse</w:t>
      </w:r>
      <w:proofErr w:type="spellEnd"/>
      <w:r w:rsidR="00BC4E9E">
        <w:t xml:space="preserve"> the </w:t>
      </w:r>
      <w:r w:rsidR="00815A8A">
        <w:t>DIA</w:t>
      </w:r>
      <w:r w:rsidR="002A6441">
        <w:t xml:space="preserve"> </w:t>
      </w:r>
      <w:r w:rsidR="00BC4E9E">
        <w:t>data.</w:t>
      </w:r>
    </w:p>
    <w:p w14:paraId="66D1C018" w14:textId="1D5AB233" w:rsidR="00B923A1" w:rsidRPr="008F5F52" w:rsidRDefault="00B923A1" w:rsidP="00B923A1">
      <w:pPr>
        <w:jc w:val="both"/>
        <w:rPr>
          <w:rFonts w:ascii="Arial" w:hAnsi="Arial" w:cs="Arial"/>
        </w:rPr>
      </w:pPr>
    </w:p>
    <w:p w14:paraId="67989CB9" w14:textId="08C85D90" w:rsidR="00B923A1" w:rsidRPr="008F5F52" w:rsidRDefault="000B0101" w:rsidP="004B7F64">
      <w:pPr>
        <w:spacing w:line="480" w:lineRule="auto"/>
        <w:jc w:val="center"/>
        <w:rPr>
          <w:rFonts w:ascii="Arial" w:hAnsi="Arial" w:cs="Arial"/>
        </w:rPr>
      </w:pPr>
      <w:r>
        <w:rPr>
          <w:noProof/>
        </w:rPr>
        <w:drawing>
          <wp:anchor distT="0" distB="0" distL="114300" distR="114300" simplePos="0" relativeHeight="251661312" behindDoc="0" locked="0" layoutInCell="1" allowOverlap="1" wp14:anchorId="00CEAF6B" wp14:editId="19CFD2BE">
            <wp:simplePos x="0" y="0"/>
            <wp:positionH relativeFrom="column">
              <wp:posOffset>2355189</wp:posOffset>
            </wp:positionH>
            <wp:positionV relativeFrom="paragraph">
              <wp:posOffset>241300</wp:posOffset>
            </wp:positionV>
            <wp:extent cx="1300480" cy="1339215"/>
            <wp:effectExtent l="0" t="0" r="0" b="0"/>
            <wp:wrapSquare wrapText="bothSides"/>
            <wp:docPr id="4" name="Picture 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63F469F4" wp14:editId="5656426B">
            <wp:simplePos x="0" y="0"/>
            <wp:positionH relativeFrom="column">
              <wp:posOffset>4110050</wp:posOffset>
            </wp:positionH>
            <wp:positionV relativeFrom="paragraph">
              <wp:posOffset>168910</wp:posOffset>
            </wp:positionV>
            <wp:extent cx="1769745" cy="164211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68A52295" w14:textId="77777777" w:rsidR="008F5F52" w:rsidRPr="008F5F52" w:rsidRDefault="008F5F52" w:rsidP="00B923A1">
      <w:pPr>
        <w:rPr>
          <w:rFonts w:ascii="Arial" w:hAnsi="Arial" w:cs="Arial"/>
          <w:color w:val="808080" w:themeColor="background1" w:themeShade="80"/>
        </w:rPr>
      </w:pPr>
    </w:p>
    <w:p w14:paraId="0993BA0A" w14:textId="77777777" w:rsidR="000B0101" w:rsidRDefault="00B923A1" w:rsidP="007B3D40">
      <w:r w:rsidRPr="008F5F52">
        <w:t xml:space="preserve">[figure adapted from </w:t>
      </w:r>
    </w:p>
    <w:p w14:paraId="1402FC7A" w14:textId="594A11A5" w:rsidR="000B0101" w:rsidRDefault="00B923A1" w:rsidP="007B3D40">
      <w:r w:rsidRPr="008F5F52">
        <w:t>Navarro, P. et al. A multicenter study benc</w:t>
      </w:r>
      <w:r w:rsidR="000B0101">
        <w:t>hmarks software tools for label-</w:t>
      </w:r>
      <w:r w:rsidRPr="008F5F52">
        <w:t>free proteome quantification. Nat Biotech 34, 1130–1136 (2016)</w:t>
      </w:r>
      <w:r w:rsidR="000B0101">
        <w:t xml:space="preserve"> </w:t>
      </w:r>
    </w:p>
    <w:p w14:paraId="44678837" w14:textId="77777777" w:rsidR="000B0101" w:rsidRDefault="000B0101" w:rsidP="007B3D40">
      <w:r>
        <w:t xml:space="preserve">and </w:t>
      </w:r>
    </w:p>
    <w:p w14:paraId="64C154B3" w14:textId="11C4C288" w:rsidR="00B923A1" w:rsidRPr="008F5F52" w:rsidRDefault="000B0101" w:rsidP="007B3D40">
      <w:proofErr w:type="spellStart"/>
      <w:r w:rsidRPr="000B0101">
        <w:t>Bruderer</w:t>
      </w:r>
      <w:proofErr w:type="spellEnd"/>
      <w:r w:rsidRPr="000B0101">
        <w:t xml:space="preserve">, et al. Extending the Limits of Quantitative Proteome Profiling with Data-Independent Acquisition and Application to Acetaminophen-Treated Three-Dimensional Liver Microtissues.” Molecular &amp; Cellular Proteomics 14, </w:t>
      </w:r>
      <w:r>
        <w:t>(</w:t>
      </w:r>
      <w:r w:rsidRPr="000B0101">
        <w:t>2015</w:t>
      </w:r>
      <w:r>
        <w:t>)</w:t>
      </w:r>
      <w:r w:rsidR="00B923A1" w:rsidRPr="008F5F52">
        <w:t>]</w:t>
      </w:r>
    </w:p>
    <w:p w14:paraId="67DB3BA7" w14:textId="77777777" w:rsidR="00B923A1" w:rsidRPr="000B0101" w:rsidRDefault="00B923A1" w:rsidP="000B0101">
      <w:pPr>
        <w:ind w:hanging="480"/>
        <w:rPr>
          <w:rFonts w:ascii="Arial" w:hAnsi="Arial" w:cs="Arial"/>
          <w:color w:val="808080" w:themeColor="background1" w:themeShade="80"/>
        </w:rPr>
      </w:pPr>
    </w:p>
    <w:p w14:paraId="320FCB50" w14:textId="77777777" w:rsidR="005467BD" w:rsidRDefault="005467BD" w:rsidP="005467BD">
      <w:pPr>
        <w:pStyle w:val="Heading1"/>
      </w:pPr>
      <w:r>
        <w:lastRenderedPageBreak/>
        <w:t>Getting Started</w:t>
      </w:r>
    </w:p>
    <w:p w14:paraId="22F77EE7" w14:textId="77777777" w:rsidR="005467BD" w:rsidRDefault="005467BD" w:rsidP="005467BD">
      <w:r>
        <w:t>To start this tutorial, download the following ZIP file:</w:t>
      </w:r>
    </w:p>
    <w:p w14:paraId="0BCC184C" w14:textId="24EAD910" w:rsidR="005467BD" w:rsidRPr="005467BD" w:rsidRDefault="005467BD" w:rsidP="005467BD">
      <w:pPr>
        <w:rPr>
          <w:color w:val="FF0000"/>
        </w:rPr>
      </w:pPr>
      <w:r w:rsidRPr="005467BD">
        <w:rPr>
          <w:color w:val="FF0000"/>
        </w:rPr>
        <w:t>[zip file link]</w:t>
      </w:r>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77777777" w:rsidR="005467BD" w:rsidRDefault="005467BD" w:rsidP="005467BD">
      <w:r>
        <w:t>C:\Users\brendanx\Documents\MethodRefine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5467BD">
      <w:pPr>
        <w:pStyle w:val="ListParagraph"/>
        <w:numPr>
          <w:ilvl w:val="0"/>
          <w:numId w:val="42"/>
        </w:numPr>
      </w:pPr>
      <w:r>
        <w:t>Start Skyline.</w:t>
      </w:r>
    </w:p>
    <w:p w14:paraId="31CBA729" w14:textId="77777777" w:rsidR="005467BD" w:rsidRDefault="005467BD" w:rsidP="005467BD">
      <w:pPr>
        <w:pStyle w:val="ListParagraph"/>
        <w:numPr>
          <w:ilvl w:val="0"/>
          <w:numId w:val="42"/>
        </w:numPr>
      </w:pPr>
      <w:r>
        <w:t xml:space="preserve">From </w:t>
      </w:r>
      <w:proofErr w:type="gramStart"/>
      <w:r>
        <w:t>the  shaded</w:t>
      </w:r>
      <w:proofErr w:type="gramEnd"/>
      <w:r>
        <w:t xml:space="preserve"> blue tile on the </w:t>
      </w:r>
      <w:r>
        <w:rPr>
          <w:b/>
          <w:bCs/>
        </w:rPr>
        <w:t xml:space="preserve">Start Page, </w:t>
      </w:r>
      <w:r>
        <w:t xml:space="preserve">click </w:t>
      </w:r>
      <w:r w:rsidRPr="00004E91">
        <w:rPr>
          <w:b/>
          <w:bCs/>
        </w:rPr>
        <w:t>Blank Document</w:t>
      </w:r>
      <w:r>
        <w:rPr>
          <w:b/>
          <w:bCs/>
        </w:rPr>
        <w:t xml:space="preserve"> </w:t>
      </w:r>
      <w:r>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0" cy="1828800"/>
                    </a:xfrm>
                    <a:prstGeom prst="rect">
                      <a:avLst/>
                    </a:prstGeom>
                  </pic:spPr>
                </pic:pic>
              </a:graphicData>
            </a:graphic>
          </wp:inline>
        </w:drawing>
      </w:r>
    </w:p>
    <w:p w14:paraId="4B9329E5" w14:textId="77777777" w:rsidR="005467BD" w:rsidRPr="004D70A3" w:rsidRDefault="005467BD" w:rsidP="005467BD">
      <w:pPr>
        <w:pStyle w:val="ListParagraph"/>
        <w:numPr>
          <w:ilvl w:val="0"/>
          <w:numId w:val="41"/>
        </w:numPr>
        <w:spacing w:after="120" w:line="259" w:lineRule="auto"/>
      </w:pPr>
      <w:r>
        <w:rPr>
          <w:bCs/>
        </w:rPr>
        <w:t xml:space="preserve">From the </w:t>
      </w:r>
      <w:r w:rsidRPr="00F544F8">
        <w:rPr>
          <w:b/>
        </w:rPr>
        <w:t>Settings</w:t>
      </w:r>
      <w:r>
        <w:rPr>
          <w:bCs/>
        </w:rPr>
        <w:t xml:space="preserve"> menu, click </w:t>
      </w:r>
      <w:r>
        <w:rPr>
          <w:b/>
        </w:rPr>
        <w:t xml:space="preserve">Default. </w:t>
      </w:r>
    </w:p>
    <w:p w14:paraId="67BB1C77" w14:textId="77777777" w:rsidR="005467BD" w:rsidRPr="004D70A3" w:rsidRDefault="005467BD" w:rsidP="005467BD">
      <w:pPr>
        <w:pStyle w:val="ListParagraph"/>
        <w:numPr>
          <w:ilvl w:val="0"/>
          <w:numId w:val="41"/>
        </w:numPr>
        <w:spacing w:after="120" w:line="259" w:lineRule="auto"/>
      </w:pPr>
      <w:r>
        <w:t xml:space="preserve">Click </w:t>
      </w:r>
      <w:r w:rsidRPr="004D70A3">
        <w:rPr>
          <w:b/>
          <w:bCs/>
        </w:rPr>
        <w:t xml:space="preserve">No </w:t>
      </w:r>
      <w:r>
        <w:t>on the form to save current settings</w:t>
      </w:r>
    </w:p>
    <w:p w14:paraId="103FFF1D" w14:textId="77777777" w:rsidR="005467BD" w:rsidRDefault="005467BD" w:rsidP="005467BD">
      <w:pPr>
        <w:spacing w:after="120"/>
      </w:pPr>
      <w:r>
        <w:t xml:space="preserve">The settings in this instance of Skyline have now been reset to the default. </w:t>
      </w:r>
    </w:p>
    <w:p w14:paraId="3B6ECD6B" w14:textId="77777777" w:rsidR="005467BD" w:rsidRDefault="005467BD" w:rsidP="005467BD">
      <w:pPr>
        <w:spacing w:after="120"/>
      </w:pPr>
      <w:r>
        <w:t xml:space="preserve">Since this tutorial covers a proteomics topic, ensure that the user interface control is set to the “Proteomics interface” </w:t>
      </w:r>
    </w:p>
    <w:p w14:paraId="24CB447D" w14:textId="77777777" w:rsidR="005467BD" w:rsidRPr="000622F5" w:rsidRDefault="005467BD" w:rsidP="005467BD">
      <w:pPr>
        <w:pStyle w:val="ListParagraph"/>
        <w:numPr>
          <w:ilvl w:val="0"/>
          <w:numId w:val="43"/>
        </w:numPr>
        <w:spacing w:after="120" w:line="259" w:lineRule="auto"/>
      </w:pPr>
      <w:r>
        <w:t xml:space="preserve">Click the user interface control in the upper </w:t>
      </w:r>
      <w:proofErr w:type="gramStart"/>
      <w:r>
        <w:t>right hand</w:t>
      </w:r>
      <w:proofErr w:type="gramEnd"/>
      <w:r>
        <w:t xml:space="preserve"> corner of the Start Page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t xml:space="preserve"> in the upper right-hand corner of Skyline.</w:t>
      </w:r>
    </w:p>
    <w:p w14:paraId="385DEC97" w14:textId="73DE38F1" w:rsidR="005467BD" w:rsidRDefault="005467BD" w:rsidP="005467BD">
      <w:pPr>
        <w:spacing w:after="120"/>
      </w:pPr>
      <w:r>
        <w:t xml:space="preserve">To tune </w:t>
      </w:r>
      <w:r w:rsidR="008A3939">
        <w:t xml:space="preserve">for DIA analysis, we also want to be sure that all our transitions are integrated within Skyline. To do that, click </w:t>
      </w:r>
      <w:r w:rsidR="008A3939" w:rsidRPr="008A3939">
        <w:rPr>
          <w:b/>
        </w:rPr>
        <w:t>Settings</w:t>
      </w:r>
      <w:r w:rsidR="008A3939">
        <w:t xml:space="preserve"> and choose </w:t>
      </w:r>
      <w:r w:rsidR="008A3939" w:rsidRPr="008A3939">
        <w:rPr>
          <w:b/>
        </w:rPr>
        <w:t>Integrate all.</w:t>
      </w:r>
    </w:p>
    <w:p w14:paraId="4F36EA98" w14:textId="05C92F8D" w:rsidR="008F5F52" w:rsidRPr="008F5F52" w:rsidRDefault="008F5F52" w:rsidP="007B3D40">
      <w:pPr>
        <w:pStyle w:val="Heading1"/>
      </w:pPr>
      <w:r w:rsidRPr="008F5F52">
        <w:lastRenderedPageBreak/>
        <w:t>Defining the data-independent acquisition settings and isolation scheme</w:t>
      </w:r>
    </w:p>
    <w:p w14:paraId="08D29CB1" w14:textId="77777777" w:rsidR="008F5F52" w:rsidRPr="008F5F52" w:rsidRDefault="008F5F52" w:rsidP="008F5F52">
      <w:pPr>
        <w:jc w:val="both"/>
        <w:rPr>
          <w:rFonts w:ascii="Arial" w:hAnsi="Arial" w:cs="Arial"/>
        </w:rPr>
      </w:pPr>
    </w:p>
    <w:p w14:paraId="12D1F31E" w14:textId="73D817EC" w:rsidR="008F5F52" w:rsidRPr="008F5F52" w:rsidRDefault="008A3939" w:rsidP="007B3D40">
      <w:r>
        <w:t>We</w:t>
      </w:r>
      <w:r w:rsidR="008F5F52" w:rsidRPr="008F5F52">
        <w:t xml:space="preserve"> will set the parameters for extracting ion chromatograms from both MS1 and </w:t>
      </w:r>
      <w:r w:rsidR="00815A8A">
        <w:t>DIA</w:t>
      </w:r>
      <w:r w:rsidR="008F5F52" w:rsidRPr="008F5F52">
        <w:t>-MS</w:t>
      </w:r>
      <w:r w:rsidR="00077A98">
        <w:t>2</w:t>
      </w:r>
      <w:r w:rsidR="008F5F52" w:rsidRPr="008F5F52">
        <w:t xml:space="preserve"> data</w:t>
      </w:r>
      <w:r>
        <w:t xml:space="preserve"> in the following steps: </w:t>
      </w:r>
    </w:p>
    <w:p w14:paraId="12B481A9" w14:textId="270DDC72" w:rsidR="008F5F52" w:rsidRPr="008F5F52" w:rsidRDefault="008A3939" w:rsidP="007B3D40">
      <w:pPr>
        <w:pStyle w:val="ListParagraph"/>
        <w:numPr>
          <w:ilvl w:val="0"/>
          <w:numId w:val="14"/>
        </w:numPr>
      </w:pPr>
      <w:r>
        <w:t xml:space="preserve">From the </w:t>
      </w:r>
      <w:r>
        <w:rPr>
          <w:b/>
        </w:rPr>
        <w:t>Settings</w:t>
      </w:r>
      <w:r>
        <w:t xml:space="preserve"> menu, click </w:t>
      </w:r>
      <w:r w:rsidR="008F5F52" w:rsidRPr="008A3939">
        <w:rPr>
          <w:b/>
        </w:rPr>
        <w:t xml:space="preserve">Transition </w:t>
      </w:r>
      <w:proofErr w:type="gramStart"/>
      <w:r w:rsidR="008F5F52" w:rsidRPr="008A3939">
        <w:rPr>
          <w:b/>
        </w:rPr>
        <w:t>Settings</w:t>
      </w:r>
      <w:r>
        <w:t xml:space="preserve"> </w:t>
      </w:r>
      <w:r w:rsidR="008F5F52" w:rsidRPr="008F5F52">
        <w:t xml:space="preserve"> </w:t>
      </w:r>
      <w:r>
        <w:t>and</w:t>
      </w:r>
      <w:proofErr w:type="gramEnd"/>
      <w:r>
        <w:t xml:space="preserve"> select the </w:t>
      </w:r>
      <w:r>
        <w:rPr>
          <w:b/>
        </w:rPr>
        <w:t xml:space="preserve">Instrument </w:t>
      </w:r>
      <w:r>
        <w:t xml:space="preserve">tab. </w:t>
      </w:r>
    </w:p>
    <w:p w14:paraId="31DEF495" w14:textId="2705E58E" w:rsidR="008F5F52" w:rsidRDefault="008A3939" w:rsidP="007B3D40">
      <w:pPr>
        <w:pStyle w:val="ListParagraph"/>
        <w:numPr>
          <w:ilvl w:val="0"/>
          <w:numId w:val="14"/>
        </w:numPr>
      </w:pPr>
      <w:r>
        <w:t xml:space="preserve">Change the </w:t>
      </w:r>
      <w:r w:rsidR="008F5F52" w:rsidRPr="008A3939">
        <w:rPr>
          <w:b/>
        </w:rPr>
        <w:t>Max m/z</w:t>
      </w:r>
      <w:r w:rsidR="008F5F52" w:rsidRPr="008F5F52">
        <w:t xml:space="preserve"> value to </w:t>
      </w:r>
      <w:r>
        <w:t>“</w:t>
      </w:r>
      <w:r w:rsidR="00B11498">
        <w:t>1800</w:t>
      </w:r>
      <w:r>
        <w:t>”</w:t>
      </w:r>
      <w:r w:rsidR="008F5F52" w:rsidRPr="008F5F52">
        <w:t xml:space="preserve"> m/z</w:t>
      </w:r>
    </w:p>
    <w:p w14:paraId="5159B6D8" w14:textId="6BD68FF3" w:rsidR="008F5F52" w:rsidRPr="008F5F52" w:rsidRDefault="00BA367F" w:rsidP="007B3D40">
      <w:pPr>
        <w:pStyle w:val="ListParagraph"/>
        <w:numPr>
          <w:ilvl w:val="0"/>
          <w:numId w:val="14"/>
        </w:numPr>
      </w:pPr>
      <w:r>
        <w:t xml:space="preserve">In the </w:t>
      </w:r>
      <w:r w:rsidRPr="00BA367F">
        <w:rPr>
          <w:b/>
        </w:rPr>
        <w:t>Transition Settings</w:t>
      </w:r>
      <w:r>
        <w:t xml:space="preserve"> dialog box, click the </w:t>
      </w:r>
      <w:r w:rsidRPr="00BA367F">
        <w:rPr>
          <w:b/>
        </w:rPr>
        <w:t>Full-Scan</w:t>
      </w:r>
      <w:r w:rsidR="00EA2D7C">
        <w:t xml:space="preserve"> tab</w:t>
      </w:r>
    </w:p>
    <w:p w14:paraId="79C85794" w14:textId="691F89A5" w:rsidR="008F5F52" w:rsidRPr="008F5F52" w:rsidRDefault="00BA367F" w:rsidP="007B3D40">
      <w:pPr>
        <w:pStyle w:val="ListParagraph"/>
        <w:numPr>
          <w:ilvl w:val="0"/>
          <w:numId w:val="14"/>
        </w:numPr>
      </w:pPr>
      <w:r>
        <w:t xml:space="preserve">Enter the settings as indicated in the screen shot below. </w:t>
      </w:r>
    </w:p>
    <w:p w14:paraId="15D4C42D" w14:textId="0060E831" w:rsidR="008F5F52" w:rsidRPr="008F5F52" w:rsidRDefault="00DA3016" w:rsidP="007B3D40">
      <w:pPr>
        <w:ind w:left="360"/>
      </w:pPr>
      <w:r>
        <w:rPr>
          <w:b/>
        </w:rPr>
        <w:t>Note:</w:t>
      </w:r>
      <w:r w:rsidR="008F5F52" w:rsidRPr="008F5F52">
        <w:t xml:space="preserve"> The resolving power depends on the type and settings of the instrument used for data acquisition. The optimum will be slightly different for each dataset. In this analysis we are using centroided data to save space so we will select ‘centroided’ and specify a mass accuracy for extraction. With profile mode data the resolving power of the instrument can be specified.</w:t>
      </w:r>
    </w:p>
    <w:p w14:paraId="1E76AC1F" w14:textId="2F369B85" w:rsidR="008F5F52" w:rsidRPr="008F5F52" w:rsidRDefault="008F5F52" w:rsidP="008F5F52">
      <w:pPr>
        <w:pStyle w:val="ListParagraph"/>
        <w:jc w:val="both"/>
        <w:rPr>
          <w:rFonts w:ascii="Arial" w:hAnsi="Arial" w:cs="Arial"/>
        </w:rPr>
      </w:pPr>
    </w:p>
    <w:p w14:paraId="4A9E1E1B" w14:textId="7F25487D" w:rsidR="00EA2D7C" w:rsidRDefault="005A096E" w:rsidP="00BA367F">
      <w:pPr>
        <w:pStyle w:val="ListParagraph"/>
        <w:rPr>
          <w:rFonts w:ascii="Arial" w:hAnsi="Arial" w:cs="Arial"/>
        </w:rPr>
      </w:pPr>
      <w:r>
        <w:rPr>
          <w:noProof/>
        </w:rPr>
        <w:drawing>
          <wp:inline distT="0" distB="0" distL="0" distR="0" wp14:anchorId="54672D0A" wp14:editId="128B4581">
            <wp:extent cx="2524125" cy="382751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1645" cy="3838917"/>
                    </a:xfrm>
                    <a:prstGeom prst="rect">
                      <a:avLst/>
                    </a:prstGeom>
                  </pic:spPr>
                </pic:pic>
              </a:graphicData>
            </a:graphic>
          </wp:inline>
        </w:drawing>
      </w:r>
    </w:p>
    <w:p w14:paraId="0BD7487E" w14:textId="0A528B68" w:rsidR="00F3741E" w:rsidRPr="002D332A" w:rsidRDefault="00F3741E" w:rsidP="002D332A">
      <w:pPr>
        <w:rPr>
          <w:rFonts w:ascii="Arial" w:hAnsi="Arial" w:cs="Arial"/>
        </w:rPr>
      </w:pPr>
    </w:p>
    <w:p w14:paraId="5D04CF3B" w14:textId="77777777" w:rsidR="00F3741E" w:rsidRDefault="00F3741E" w:rsidP="008F5F52">
      <w:pPr>
        <w:pStyle w:val="ListParagraph"/>
        <w:jc w:val="center"/>
        <w:rPr>
          <w:rFonts w:ascii="Arial" w:hAnsi="Arial" w:cs="Arial"/>
        </w:rPr>
      </w:pPr>
    </w:p>
    <w:p w14:paraId="4D33B7DA" w14:textId="77777777" w:rsidR="00EA2D7C" w:rsidRDefault="00EA2D7C" w:rsidP="008F5F52">
      <w:pPr>
        <w:pStyle w:val="ListParagraph"/>
        <w:jc w:val="center"/>
        <w:rPr>
          <w:rFonts w:ascii="Arial" w:hAnsi="Arial" w:cs="Arial"/>
        </w:rPr>
      </w:pPr>
    </w:p>
    <w:p w14:paraId="45FEA1C1" w14:textId="4DA18CF2" w:rsidR="008F5F52" w:rsidRPr="00BA367F" w:rsidRDefault="00BA367F" w:rsidP="007B3D40">
      <w:pPr>
        <w:rPr>
          <w:lang w:val="en-GB"/>
        </w:rPr>
      </w:pPr>
      <w:r>
        <w:rPr>
          <w:lang w:val="en-GB"/>
        </w:rPr>
        <w:t>Now we need to define a new isolation scheme</w:t>
      </w:r>
      <w:r w:rsidR="008F5F52" w:rsidRPr="002C6EAF">
        <w:rPr>
          <w:lang w:val="en-GB"/>
        </w:rPr>
        <w:t xml:space="preserve"> according to the parameters defined on the instrument for data-independent acquisition.</w:t>
      </w:r>
    </w:p>
    <w:p w14:paraId="3CF2617C" w14:textId="545A7128" w:rsidR="008F5F52" w:rsidRPr="00BA367F" w:rsidRDefault="008F5F52" w:rsidP="00BA367F">
      <w:r w:rsidRPr="008F5F52">
        <w:rPr>
          <w:b/>
        </w:rPr>
        <w:t>Not</w:t>
      </w:r>
      <w:r w:rsidR="00DA3016">
        <w:rPr>
          <w:b/>
        </w:rPr>
        <w:t>e:</w:t>
      </w:r>
      <w:r w:rsidRPr="008F5F52">
        <w:t xml:space="preserve"> In </w:t>
      </w:r>
      <w:r w:rsidR="00BA367F">
        <w:t>this example</w:t>
      </w:r>
      <w:r w:rsidRPr="008F5F52">
        <w:t xml:space="preserve">, we used </w:t>
      </w:r>
      <w:r w:rsidR="00B11498">
        <w:t>18</w:t>
      </w:r>
      <w:r w:rsidRPr="008F5F52">
        <w:t xml:space="preserve"> variable width windows that covered the range from 400 to 1200 m/z with </w:t>
      </w:r>
      <w:r w:rsidR="00B11498">
        <w:t>2</w:t>
      </w:r>
      <w:r w:rsidRPr="008F5F52">
        <w:t xml:space="preserve"> m/z overlap.</w:t>
      </w:r>
    </w:p>
    <w:p w14:paraId="45776776" w14:textId="77777777" w:rsidR="00FA35E9" w:rsidRPr="00FA35E9" w:rsidRDefault="00501409" w:rsidP="007B3D40">
      <w:pPr>
        <w:pStyle w:val="ListParagraph"/>
        <w:numPr>
          <w:ilvl w:val="0"/>
          <w:numId w:val="15"/>
        </w:numPr>
      </w:pPr>
      <w:r>
        <w:lastRenderedPageBreak/>
        <w:t xml:space="preserve">Still on the </w:t>
      </w:r>
      <w:r>
        <w:rPr>
          <w:b/>
        </w:rPr>
        <w:t xml:space="preserve">Full-Scan </w:t>
      </w:r>
      <w:r>
        <w:t xml:space="preserve">tab of the </w:t>
      </w:r>
      <w:r w:rsidRPr="00501409">
        <w:rPr>
          <w:b/>
        </w:rPr>
        <w:t>Transition Settings</w:t>
      </w:r>
      <w:r>
        <w:t xml:space="preserve"> dialog box, click </w:t>
      </w:r>
      <w:r w:rsidR="00FA35E9">
        <w:t xml:space="preserve">the </w:t>
      </w:r>
      <w:r w:rsidR="008F5F52" w:rsidRPr="00FA35E9">
        <w:rPr>
          <w:b/>
        </w:rPr>
        <w:t>Isolation scheme</w:t>
      </w:r>
      <w:r w:rsidR="00FA35E9">
        <w:t xml:space="preserve"> menu and select </w:t>
      </w:r>
      <w:proofErr w:type="gramStart"/>
      <w:r w:rsidR="00FA35E9">
        <w:rPr>
          <w:b/>
        </w:rPr>
        <w:t>Add..</w:t>
      </w:r>
      <w:proofErr w:type="gramEnd"/>
      <w:r w:rsidR="00FA35E9">
        <w:rPr>
          <w:b/>
        </w:rPr>
        <w:t xml:space="preserve"> </w:t>
      </w:r>
    </w:p>
    <w:p w14:paraId="3992B6D3" w14:textId="579E0D86" w:rsidR="008F5F52" w:rsidRPr="008F5F52" w:rsidRDefault="00FA35E9" w:rsidP="007B3D40">
      <w:pPr>
        <w:pStyle w:val="ListParagraph"/>
        <w:numPr>
          <w:ilvl w:val="0"/>
          <w:numId w:val="15"/>
        </w:numPr>
      </w:pPr>
      <w:r>
        <w:t xml:space="preserve">In the </w:t>
      </w:r>
      <w:r>
        <w:rPr>
          <w:b/>
        </w:rPr>
        <w:t xml:space="preserve">Name </w:t>
      </w:r>
      <w:r>
        <w:t xml:space="preserve">field of the </w:t>
      </w:r>
      <w:r w:rsidRPr="00FA35E9">
        <w:rPr>
          <w:b/>
        </w:rPr>
        <w:t>Edit Isolation Scheme</w:t>
      </w:r>
      <w:r>
        <w:t xml:space="preserve"> </w:t>
      </w:r>
      <w:r w:rsidR="005C7B95">
        <w:t>form</w:t>
      </w:r>
      <w:r>
        <w:t xml:space="preserve">, enter </w:t>
      </w:r>
      <w:r w:rsidR="008F5F52" w:rsidRPr="008F5F52">
        <w:t>“</w:t>
      </w:r>
      <w:r w:rsidR="00B11498">
        <w:t>QE1</w:t>
      </w:r>
      <w:r w:rsidR="00A41CAD">
        <w:t>8</w:t>
      </w:r>
      <w:r w:rsidR="008F5F52" w:rsidRPr="008F5F52">
        <w:t>”</w:t>
      </w:r>
      <w:r w:rsidR="005A096E">
        <w:rPr>
          <w:noProof/>
        </w:rPr>
        <w:t xml:space="preserve">. </w:t>
      </w:r>
    </w:p>
    <w:p w14:paraId="38DB4317" w14:textId="77777777" w:rsidR="005C7B95" w:rsidRDefault="005C7B95" w:rsidP="007B3D40">
      <w:pPr>
        <w:pStyle w:val="ListParagraph"/>
        <w:numPr>
          <w:ilvl w:val="0"/>
          <w:numId w:val="15"/>
        </w:numPr>
      </w:pPr>
      <w:r>
        <w:rPr>
          <w:noProof/>
        </w:rPr>
        <w:t>Click</w:t>
      </w:r>
      <w:r w:rsidR="008F5F52" w:rsidRPr="008F5F52">
        <w:rPr>
          <w:noProof/>
        </w:rPr>
        <w:t xml:space="preserve"> </w:t>
      </w:r>
      <w:r w:rsidR="005A096E">
        <w:rPr>
          <w:noProof/>
        </w:rPr>
        <w:t xml:space="preserve">the </w:t>
      </w:r>
      <w:r w:rsidR="008F5F52" w:rsidRPr="005C7B95">
        <w:rPr>
          <w:b/>
          <w:noProof/>
        </w:rPr>
        <w:t>Prespecified isolation windows</w:t>
      </w:r>
      <w:r w:rsidR="008F5F52" w:rsidRPr="008F5F52">
        <w:rPr>
          <w:noProof/>
        </w:rPr>
        <w:t xml:space="preserve"> </w:t>
      </w:r>
      <w:r w:rsidR="005A096E">
        <w:rPr>
          <w:noProof/>
        </w:rPr>
        <w:t>ra</w:t>
      </w:r>
      <w:r w:rsidR="00B11498">
        <w:rPr>
          <w:noProof/>
        </w:rPr>
        <w:t>di</w:t>
      </w:r>
      <w:r w:rsidR="005A096E">
        <w:rPr>
          <w:noProof/>
        </w:rPr>
        <w:t>o button</w:t>
      </w:r>
      <w:r>
        <w:rPr>
          <w:noProof/>
        </w:rPr>
        <w:t>.</w:t>
      </w:r>
    </w:p>
    <w:p w14:paraId="4C7CA241" w14:textId="3022117C" w:rsidR="008F5F52" w:rsidRDefault="005C7B95" w:rsidP="007B3D40">
      <w:pPr>
        <w:pStyle w:val="ListParagraph"/>
        <w:numPr>
          <w:ilvl w:val="0"/>
          <w:numId w:val="15"/>
        </w:numPr>
      </w:pPr>
      <w:r>
        <w:rPr>
          <w:noProof/>
        </w:rPr>
        <w:t xml:space="preserve">At the bottom of the form, </w:t>
      </w:r>
      <w:r w:rsidR="005A096E">
        <w:rPr>
          <w:noProof/>
        </w:rPr>
        <w:t>check</w:t>
      </w:r>
      <w:r w:rsidR="005A096E" w:rsidRPr="008F5F52">
        <w:rPr>
          <w:noProof/>
        </w:rPr>
        <w:t xml:space="preserve"> </w:t>
      </w:r>
      <w:r>
        <w:rPr>
          <w:noProof/>
        </w:rPr>
        <w:t xml:space="preserve">the </w:t>
      </w:r>
      <w:r w:rsidR="008F5F52" w:rsidRPr="005C7B95">
        <w:rPr>
          <w:b/>
          <w:noProof/>
        </w:rPr>
        <w:t>Specify Margins</w:t>
      </w:r>
      <w:r>
        <w:rPr>
          <w:noProof/>
        </w:rPr>
        <w:t xml:space="preserve"> box. </w:t>
      </w:r>
    </w:p>
    <w:p w14:paraId="0843A3DB" w14:textId="0210166B" w:rsidR="0067772F" w:rsidRPr="008F5F52" w:rsidRDefault="00E62486" w:rsidP="007B3D40">
      <w:pPr>
        <w:pStyle w:val="ListParagraph"/>
        <w:numPr>
          <w:ilvl w:val="0"/>
          <w:numId w:val="15"/>
        </w:numPr>
      </w:pPr>
      <w:r>
        <w:rPr>
          <w:noProof/>
        </w:rPr>
        <w:t xml:space="preserve">Ensure </w:t>
      </w:r>
      <w:r w:rsidR="005C7B95">
        <w:rPr>
          <w:noProof/>
        </w:rPr>
        <w:t xml:space="preserve">the dropdown under </w:t>
      </w:r>
      <w:r w:rsidR="0067772F" w:rsidRPr="005C7B95">
        <w:rPr>
          <w:b/>
          <w:noProof/>
        </w:rPr>
        <w:t>Prespecified isolation windows</w:t>
      </w:r>
      <w:r w:rsidR="0067772F">
        <w:rPr>
          <w:noProof/>
        </w:rPr>
        <w:t xml:space="preserve"> </w:t>
      </w:r>
      <w:r>
        <w:rPr>
          <w:noProof/>
        </w:rPr>
        <w:t>that</w:t>
      </w:r>
      <w:r w:rsidR="005C7B95">
        <w:rPr>
          <w:noProof/>
        </w:rPr>
        <w:t xml:space="preserve"> </w:t>
      </w:r>
      <w:r w:rsidR="0067772F" w:rsidRPr="005C7B95">
        <w:rPr>
          <w:b/>
          <w:noProof/>
        </w:rPr>
        <w:t>Measurement</w:t>
      </w:r>
      <w:r w:rsidR="0067772F">
        <w:rPr>
          <w:noProof/>
        </w:rPr>
        <w:t xml:space="preserve"> </w:t>
      </w:r>
      <w:r>
        <w:rPr>
          <w:noProof/>
        </w:rPr>
        <w:t xml:space="preserve">is </w:t>
      </w:r>
      <w:r w:rsidR="0067772F">
        <w:rPr>
          <w:noProof/>
        </w:rPr>
        <w:t xml:space="preserve">selected. </w:t>
      </w:r>
    </w:p>
    <w:p w14:paraId="2D1F9E6F" w14:textId="2B554C39" w:rsidR="005D0262" w:rsidRDefault="00E72198" w:rsidP="007B3D40">
      <w:pPr>
        <w:pStyle w:val="ListParagraph"/>
        <w:numPr>
          <w:ilvl w:val="0"/>
          <w:numId w:val="15"/>
        </w:numPr>
      </w:pPr>
      <w:r>
        <w:rPr>
          <w:noProof/>
        </w:rPr>
        <w:t>Open the file</w:t>
      </w:r>
      <w:r w:rsidR="009D610D">
        <w:rPr>
          <w:noProof/>
        </w:rPr>
        <w:t xml:space="preserve"> </w:t>
      </w:r>
      <w:commentRangeStart w:id="1"/>
      <w:r w:rsidR="00B11498" w:rsidRPr="00B11498">
        <w:rPr>
          <w:noProof/>
        </w:rPr>
        <w:t>QE_DIA_18var.tsv</w:t>
      </w:r>
      <w:r w:rsidR="008F5F52" w:rsidRPr="008F5F52">
        <w:rPr>
          <w:noProof/>
        </w:rPr>
        <w:t xml:space="preserve"> in Excel</w:t>
      </w:r>
      <w:r w:rsidR="002C6EAF">
        <w:rPr>
          <w:noProof/>
        </w:rPr>
        <w:t xml:space="preserve"> </w:t>
      </w:r>
      <w:commentRangeEnd w:id="1"/>
      <w:r w:rsidR="005E5C5E">
        <w:rPr>
          <w:rStyle w:val="CommentReference"/>
        </w:rPr>
        <w:commentReference w:id="1"/>
      </w:r>
      <w:r w:rsidR="002C6EAF">
        <w:rPr>
          <w:noProof/>
        </w:rPr>
        <w:t>(</w:t>
      </w:r>
      <w:r w:rsidR="00E62486">
        <w:rPr>
          <w:noProof/>
        </w:rPr>
        <w:t xml:space="preserve">e.g. </w:t>
      </w:r>
      <w:r w:rsidR="002C6EAF">
        <w:rPr>
          <w:noProof/>
        </w:rPr>
        <w:t xml:space="preserve">from </w:t>
      </w:r>
      <w:r w:rsidR="00B11498" w:rsidRPr="007B3D40">
        <w:rPr>
          <w:i/>
          <w:noProof/>
        </w:rPr>
        <w:t>C:\</w:t>
      </w:r>
      <w:r w:rsidR="008C722D" w:rsidRPr="007B3D40">
        <w:rPr>
          <w:i/>
          <w:noProof/>
        </w:rPr>
        <w:t>Tutorials\4-DIA</w:t>
      </w:r>
      <w:r w:rsidR="00B11498" w:rsidRPr="007B3D40">
        <w:rPr>
          <w:i/>
          <w:noProof/>
        </w:rPr>
        <w:t>\QE</w:t>
      </w:r>
      <w:r w:rsidR="002D332A" w:rsidRPr="007B3D40">
        <w:rPr>
          <w:i/>
          <w:noProof/>
        </w:rPr>
        <w:t>\DIA</w:t>
      </w:r>
      <w:r w:rsidR="002C6EAF">
        <w:rPr>
          <w:noProof/>
        </w:rPr>
        <w:t>)</w:t>
      </w:r>
      <w:r w:rsidR="008F5F52" w:rsidRPr="008F5F52">
        <w:rPr>
          <w:noProof/>
        </w:rPr>
        <w:t xml:space="preserve">. </w:t>
      </w:r>
    </w:p>
    <w:p w14:paraId="3DF2ACA3" w14:textId="0128A751" w:rsidR="008F5F52" w:rsidRPr="008F5F52" w:rsidRDefault="008F5F52" w:rsidP="005D0262">
      <w:r w:rsidRPr="008F5F52">
        <w:rPr>
          <w:noProof/>
        </w:rPr>
        <w:t>The first column of the table is the start and the second column is the en</w:t>
      </w:r>
      <w:r w:rsidR="005D0262">
        <w:rPr>
          <w:noProof/>
        </w:rPr>
        <w:t xml:space="preserve">d m/z of each isolation window. </w:t>
      </w:r>
      <w:r w:rsidRPr="008F5F52">
        <w:rPr>
          <w:noProof/>
        </w:rPr>
        <w:t xml:space="preserve">The third colum specifies the margin = </w:t>
      </w:r>
      <w:r w:rsidR="00B11498">
        <w:rPr>
          <w:noProof/>
        </w:rPr>
        <w:t>1</w:t>
      </w:r>
      <w:r w:rsidRPr="008F5F52">
        <w:rPr>
          <w:noProof/>
        </w:rPr>
        <w:t xml:space="preserve"> </w:t>
      </w:r>
    </w:p>
    <w:p w14:paraId="21FBF280" w14:textId="6EF1FD70" w:rsidR="008F5F52" w:rsidRPr="008F5F52" w:rsidRDefault="00DA3016" w:rsidP="007B3D40">
      <w:pPr>
        <w:rPr>
          <w:i/>
          <w:noProof/>
        </w:rPr>
      </w:pPr>
      <w:r>
        <w:rPr>
          <w:b/>
          <w:noProof/>
        </w:rPr>
        <w:t>Note:</w:t>
      </w:r>
      <w:r w:rsidR="008F5F52" w:rsidRPr="008F5F52">
        <w:rPr>
          <w:noProof/>
        </w:rPr>
        <w:t xml:space="preserve"> As the </w:t>
      </w:r>
      <w:r w:rsidR="00A16091">
        <w:rPr>
          <w:noProof/>
        </w:rPr>
        <w:t xml:space="preserve">quadrupole </w:t>
      </w:r>
      <w:r w:rsidR="008F5F52" w:rsidRPr="008F5F52">
        <w:rPr>
          <w:noProof/>
        </w:rPr>
        <w:t>transmission windows are not perfect</w:t>
      </w:r>
      <w:r w:rsidR="00A16091">
        <w:rPr>
          <w:noProof/>
        </w:rPr>
        <w:t>ly square</w:t>
      </w:r>
      <w:r w:rsidR="008F5F52" w:rsidRPr="008F5F52">
        <w:rPr>
          <w:noProof/>
        </w:rPr>
        <w:t xml:space="preserve">, the margin option allows to specify how much of the window edges schould not be used for extraction. Skyline will then extract from </w:t>
      </w:r>
      <w:r w:rsidR="008F5F52" w:rsidRPr="005C7B95">
        <w:rPr>
          <w:b/>
          <w:noProof/>
        </w:rPr>
        <w:t>start</w:t>
      </w:r>
      <w:r w:rsidR="008F5F52" w:rsidRPr="005C7B95">
        <w:rPr>
          <w:noProof/>
        </w:rPr>
        <w:t>+</w:t>
      </w:r>
      <w:r w:rsidR="008F5F52" w:rsidRPr="005C7B95">
        <w:rPr>
          <w:b/>
          <w:noProof/>
        </w:rPr>
        <w:t>margin</w:t>
      </w:r>
      <w:r w:rsidR="008F5F52" w:rsidRPr="008F5F52">
        <w:rPr>
          <w:noProof/>
        </w:rPr>
        <w:t xml:space="preserve"> until </w:t>
      </w:r>
      <w:r w:rsidR="008F5F52" w:rsidRPr="005C7B95">
        <w:rPr>
          <w:b/>
          <w:noProof/>
        </w:rPr>
        <w:t>end</w:t>
      </w:r>
      <w:r w:rsidR="008F5F52" w:rsidRPr="005C7B95">
        <w:rPr>
          <w:noProof/>
        </w:rPr>
        <w:t>-</w:t>
      </w:r>
      <w:r w:rsidR="008F5F52" w:rsidRPr="005C7B95">
        <w:rPr>
          <w:b/>
          <w:noProof/>
        </w:rPr>
        <w:t>margin</w:t>
      </w:r>
    </w:p>
    <w:p w14:paraId="5992D7F7" w14:textId="77777777" w:rsidR="008F5F52" w:rsidRPr="008F5F52" w:rsidRDefault="008F5F52" w:rsidP="008F5F52">
      <w:pPr>
        <w:pStyle w:val="ListParagraph"/>
        <w:rPr>
          <w:rFonts w:ascii="Arial" w:hAnsi="Arial" w:cs="Arial"/>
        </w:rPr>
      </w:pPr>
    </w:p>
    <w:p w14:paraId="7173F2CC" w14:textId="298903DC" w:rsidR="008F5F52" w:rsidRPr="008F5F52" w:rsidRDefault="002C6EAF" w:rsidP="007B3D40">
      <w:pPr>
        <w:pStyle w:val="ListParagraph"/>
        <w:numPr>
          <w:ilvl w:val="0"/>
          <w:numId w:val="16"/>
        </w:numPr>
      </w:pPr>
      <w:r>
        <w:t>Highlight the relevant columns and c</w:t>
      </w:r>
      <w:r w:rsidR="008F5F52" w:rsidRPr="008F5F52">
        <w:t xml:space="preserve">opy the excel table with </w:t>
      </w:r>
      <w:r w:rsidR="008F5F52" w:rsidRPr="007B3D40">
        <w:rPr>
          <w:i/>
        </w:rPr>
        <w:t>ctrl-c</w:t>
      </w:r>
      <w:r w:rsidR="008F5F52" w:rsidRPr="008F5F52">
        <w:t xml:space="preserve"> and paste it with </w:t>
      </w:r>
      <w:r w:rsidR="008F5F52" w:rsidRPr="007B3D40">
        <w:rPr>
          <w:i/>
        </w:rPr>
        <w:t>ctrl-v</w:t>
      </w:r>
      <w:r w:rsidR="008F5F52" w:rsidRPr="008F5F52">
        <w:t xml:space="preserve"> into the Skyline table for isolation windows.</w:t>
      </w:r>
    </w:p>
    <w:p w14:paraId="3C0AB2C3" w14:textId="45360DD0" w:rsidR="005E0404" w:rsidRPr="007136D2" w:rsidRDefault="00FA6475" w:rsidP="007B3D40">
      <w:pPr>
        <w:pStyle w:val="ListParagraph"/>
        <w:numPr>
          <w:ilvl w:val="0"/>
          <w:numId w:val="16"/>
        </w:numPr>
      </w:pPr>
      <w:r>
        <w:t xml:space="preserve">The </w:t>
      </w:r>
      <w:r w:rsidR="008F5F52" w:rsidRPr="00FA6475">
        <w:rPr>
          <w:b/>
        </w:rPr>
        <w:t>Edit Isolation Scheme</w:t>
      </w:r>
      <w:r w:rsidR="008F5F52" w:rsidRPr="008F5F52">
        <w:t xml:space="preserve"> window should now look like this:</w:t>
      </w:r>
    </w:p>
    <w:p w14:paraId="6DBAA5CC" w14:textId="4470E3EC" w:rsidR="00EC13E1" w:rsidRPr="00EC13E1" w:rsidRDefault="00D97A44" w:rsidP="00FA6475">
      <w:pPr>
        <w:rPr>
          <w:rFonts w:ascii="Arial" w:hAnsi="Arial" w:cs="Arial"/>
        </w:rPr>
      </w:pPr>
      <w:r w:rsidRPr="00D97A44">
        <w:rPr>
          <w:noProof/>
        </w:rPr>
        <w:t xml:space="preserve"> </w:t>
      </w:r>
      <w:commentRangeStart w:id="2"/>
      <w:r w:rsidR="00B11498">
        <w:rPr>
          <w:noProof/>
        </w:rPr>
        <w:drawing>
          <wp:inline distT="0" distB="0" distL="0" distR="0" wp14:anchorId="39E4B398" wp14:editId="6DF2E428">
            <wp:extent cx="2779776" cy="339349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7409" cy="3402811"/>
                    </a:xfrm>
                    <a:prstGeom prst="rect">
                      <a:avLst/>
                    </a:prstGeom>
                  </pic:spPr>
                </pic:pic>
              </a:graphicData>
            </a:graphic>
          </wp:inline>
        </w:drawing>
      </w:r>
      <w:commentRangeEnd w:id="2"/>
      <w:r w:rsidR="00FA6475">
        <w:rPr>
          <w:rStyle w:val="CommentReference"/>
        </w:rPr>
        <w:commentReference w:id="2"/>
      </w:r>
    </w:p>
    <w:p w14:paraId="2C7778D3" w14:textId="77777777" w:rsidR="00EC13E1" w:rsidRPr="00EC13E1" w:rsidRDefault="00EC13E1" w:rsidP="008F5F52">
      <w:pPr>
        <w:jc w:val="both"/>
        <w:rPr>
          <w:rFonts w:ascii="Arial" w:hAnsi="Arial" w:cs="Arial"/>
        </w:rPr>
      </w:pPr>
    </w:p>
    <w:p w14:paraId="7559F333" w14:textId="1B51DAAE" w:rsidR="00EC13E1" w:rsidRPr="00EC13E1" w:rsidRDefault="00EC13E1" w:rsidP="008F5F52">
      <w:pPr>
        <w:jc w:val="both"/>
        <w:rPr>
          <w:rFonts w:ascii="Arial" w:hAnsi="Arial" w:cs="Arial"/>
        </w:rPr>
      </w:pPr>
    </w:p>
    <w:p w14:paraId="550A607F" w14:textId="77777777" w:rsidR="00EC13E1" w:rsidRPr="00EC13E1" w:rsidRDefault="00EC13E1" w:rsidP="008F5F52">
      <w:pPr>
        <w:jc w:val="both"/>
        <w:rPr>
          <w:rFonts w:ascii="Arial" w:hAnsi="Arial" w:cs="Arial"/>
        </w:rPr>
      </w:pPr>
    </w:p>
    <w:p w14:paraId="7759F9FA" w14:textId="4AA1E5C6" w:rsidR="008F5F52" w:rsidRPr="008F5F52" w:rsidRDefault="009D610D" w:rsidP="007B3D40">
      <w:pPr>
        <w:pStyle w:val="ListParagraph"/>
        <w:numPr>
          <w:ilvl w:val="0"/>
          <w:numId w:val="17"/>
        </w:numPr>
      </w:pPr>
      <w:r>
        <w:t xml:space="preserve">Click the </w:t>
      </w:r>
      <w:r>
        <w:rPr>
          <w:b/>
        </w:rPr>
        <w:t xml:space="preserve">Graph </w:t>
      </w:r>
      <w:r>
        <w:t>button</w:t>
      </w:r>
      <w:r w:rsidR="008F5F52" w:rsidRPr="008F5F52">
        <w:t xml:space="preserve"> to see how the isolation windows cover the specified range.</w:t>
      </w:r>
    </w:p>
    <w:p w14:paraId="619AE9F7" w14:textId="758639E0" w:rsidR="008F5F52" w:rsidRPr="005E0404" w:rsidRDefault="008F5F52" w:rsidP="007136D2">
      <w:pPr>
        <w:jc w:val="both"/>
        <w:rPr>
          <w:rFonts w:ascii="Arial" w:hAnsi="Arial" w:cs="Arial"/>
        </w:rPr>
      </w:pPr>
    </w:p>
    <w:p w14:paraId="0A9E311D" w14:textId="3FE159D3" w:rsidR="00EC13E1" w:rsidRPr="00F3741E" w:rsidRDefault="00B11498" w:rsidP="00506DEA">
      <w:pPr>
        <w:ind w:left="1134"/>
        <w:rPr>
          <w:rFonts w:ascii="Arial" w:hAnsi="Arial" w:cs="Arial"/>
        </w:rPr>
      </w:pPr>
      <w:r>
        <w:rPr>
          <w:noProof/>
        </w:rPr>
        <w:lastRenderedPageBreak/>
        <w:drawing>
          <wp:inline distT="0" distB="0" distL="0" distR="0" wp14:anchorId="433FB763" wp14:editId="284F8D50">
            <wp:extent cx="3715132" cy="21140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0058" cy="2122586"/>
                    </a:xfrm>
                    <a:prstGeom prst="rect">
                      <a:avLst/>
                    </a:prstGeom>
                  </pic:spPr>
                </pic:pic>
              </a:graphicData>
            </a:graphic>
          </wp:inline>
        </w:drawing>
      </w:r>
    </w:p>
    <w:p w14:paraId="3ED295E3" w14:textId="29751529" w:rsidR="00004E98" w:rsidRPr="00F3741E" w:rsidRDefault="00004E98" w:rsidP="00004E98">
      <w:pPr>
        <w:rPr>
          <w:rFonts w:ascii="Arial" w:hAnsi="Arial" w:cs="Arial"/>
        </w:rPr>
      </w:pPr>
    </w:p>
    <w:p w14:paraId="370E561F" w14:textId="77777777" w:rsidR="005E0404" w:rsidRPr="00F3741E" w:rsidRDefault="005E0404" w:rsidP="007136D2">
      <w:pPr>
        <w:jc w:val="both"/>
        <w:rPr>
          <w:rFonts w:ascii="Arial" w:hAnsi="Arial" w:cs="Arial"/>
        </w:rPr>
      </w:pPr>
    </w:p>
    <w:p w14:paraId="3CC1F50B" w14:textId="30CC7BDD" w:rsidR="008F5F52" w:rsidRDefault="009D610D" w:rsidP="007B3D40">
      <w:pPr>
        <w:pStyle w:val="ListParagraph"/>
        <w:numPr>
          <w:ilvl w:val="0"/>
          <w:numId w:val="17"/>
        </w:numPr>
      </w:pPr>
      <w:r>
        <w:t xml:space="preserve">Click </w:t>
      </w:r>
      <w:r w:rsidRPr="009D610D">
        <w:rPr>
          <w:b/>
        </w:rPr>
        <w:t>Close</w:t>
      </w:r>
      <w:r>
        <w:rPr>
          <w:b/>
        </w:rPr>
        <w:t>.</w:t>
      </w:r>
    </w:p>
    <w:p w14:paraId="5A69D245" w14:textId="4EF3EAC2" w:rsidR="0067772F" w:rsidRDefault="0067772F" w:rsidP="0067772F">
      <w:pPr>
        <w:jc w:val="both"/>
        <w:rPr>
          <w:rFonts w:ascii="Arial" w:hAnsi="Arial" w:cs="Arial"/>
        </w:rPr>
      </w:pPr>
    </w:p>
    <w:p w14:paraId="45382363" w14:textId="6DBAB559" w:rsidR="00EC13E1" w:rsidRDefault="00D97A44" w:rsidP="007B3D40">
      <w:r>
        <w:t xml:space="preserve">In the </w:t>
      </w:r>
      <w:r w:rsidRPr="009D610D">
        <w:rPr>
          <w:b/>
        </w:rPr>
        <w:t>Edit Isolation Scheme</w:t>
      </w:r>
      <w:r>
        <w:t xml:space="preserve"> </w:t>
      </w:r>
      <w:r w:rsidR="009D610D">
        <w:t>form</w:t>
      </w:r>
      <w:r>
        <w:t xml:space="preserve">, click </w:t>
      </w:r>
      <w:r w:rsidR="009D610D" w:rsidRPr="009D610D">
        <w:rPr>
          <w:b/>
        </w:rPr>
        <w:t>OK</w:t>
      </w:r>
      <w:r w:rsidR="009D610D">
        <w:rPr>
          <w:b/>
        </w:rPr>
        <w:t>.</w:t>
      </w:r>
    </w:p>
    <w:p w14:paraId="06F9A3BF" w14:textId="77777777" w:rsidR="00F3741E" w:rsidRDefault="00F3741E" w:rsidP="0067772F">
      <w:pPr>
        <w:jc w:val="both"/>
        <w:rPr>
          <w:rFonts w:ascii="Arial" w:hAnsi="Arial" w:cs="Arial"/>
        </w:rPr>
      </w:pPr>
    </w:p>
    <w:p w14:paraId="6EEE825F" w14:textId="185D1CAD" w:rsidR="002C6EAF" w:rsidRPr="002C6EAF" w:rsidRDefault="002C6EAF" w:rsidP="007B3D40">
      <w:pPr>
        <w:pStyle w:val="ListParagraph"/>
        <w:numPr>
          <w:ilvl w:val="0"/>
          <w:numId w:val="17"/>
        </w:numPr>
      </w:pPr>
      <w:r>
        <w:t xml:space="preserve">Make sure that the Isolation scheme that you have just created </w:t>
      </w:r>
      <w:r w:rsidR="00BB4C10">
        <w:t xml:space="preserve">is selected </w:t>
      </w:r>
      <w:r w:rsidR="00284D4C">
        <w:t xml:space="preserve">in the </w:t>
      </w:r>
      <w:r w:rsidRPr="009D610D">
        <w:rPr>
          <w:b/>
        </w:rPr>
        <w:t>Isolation scheme</w:t>
      </w:r>
      <w:r>
        <w:t xml:space="preserve"> drop down me</w:t>
      </w:r>
      <w:r w:rsidR="00284D4C">
        <w:t xml:space="preserve">nu in the </w:t>
      </w:r>
      <w:r w:rsidR="00284D4C" w:rsidRPr="00284D4C">
        <w:rPr>
          <w:b/>
        </w:rPr>
        <w:t>Transitions Settings</w:t>
      </w:r>
      <w:r w:rsidR="00D97A44">
        <w:t xml:space="preserve">, </w:t>
      </w:r>
      <w:r w:rsidR="00D97A44" w:rsidRPr="00284D4C">
        <w:rPr>
          <w:b/>
        </w:rPr>
        <w:t>Full-Scan</w:t>
      </w:r>
      <w:r w:rsidR="00D97A44">
        <w:t xml:space="preserve"> tab.</w:t>
      </w:r>
    </w:p>
    <w:p w14:paraId="495B2D8F" w14:textId="570EE52F" w:rsidR="008F5F52" w:rsidRDefault="002D3B66" w:rsidP="007B3D40">
      <w:pPr>
        <w:pStyle w:val="ListParagraph"/>
        <w:numPr>
          <w:ilvl w:val="0"/>
          <w:numId w:val="17"/>
        </w:numPr>
      </w:pPr>
      <w:r>
        <w:t>Also,</w:t>
      </w:r>
      <w:r w:rsidR="00284D4C">
        <w:t xml:space="preserve"> in in the </w:t>
      </w:r>
      <w:r w:rsidR="00284D4C" w:rsidRPr="00284D4C">
        <w:rPr>
          <w:b/>
        </w:rPr>
        <w:t>Full-Scan</w:t>
      </w:r>
      <w:r w:rsidR="008F5F52" w:rsidRPr="008F5F52">
        <w:t xml:space="preserve"> tab, make sure that the </w:t>
      </w:r>
      <w:r w:rsidR="008F5F52" w:rsidRPr="00284D4C">
        <w:rPr>
          <w:b/>
        </w:rPr>
        <w:t>Retention time filtering</w:t>
      </w:r>
      <w:r w:rsidR="008F5F52" w:rsidRPr="008F5F52">
        <w:t xml:space="preserve"> is set to</w:t>
      </w:r>
      <w:r w:rsidR="00284D4C">
        <w:t xml:space="preserve"> </w:t>
      </w:r>
      <w:r w:rsidR="008F5F52" w:rsidRPr="00284D4C">
        <w:rPr>
          <w:b/>
        </w:rPr>
        <w:t>Use only scans within 5</w:t>
      </w:r>
      <w:r w:rsidR="00284D4C" w:rsidRPr="00284D4C">
        <w:rPr>
          <w:b/>
        </w:rPr>
        <w:t xml:space="preserve"> minutes predicted RT</w:t>
      </w:r>
      <w:r w:rsidR="008F5F52" w:rsidRPr="008F5F52">
        <w:t>. This is used for setting a 10 minutes window around the predicted RT.</w:t>
      </w:r>
    </w:p>
    <w:p w14:paraId="7C4207C8" w14:textId="4389CB79" w:rsidR="00C123A8" w:rsidRPr="008F5F52" w:rsidRDefault="00284D4C" w:rsidP="007B3D40">
      <w:pPr>
        <w:pStyle w:val="ListParagraph"/>
        <w:numPr>
          <w:ilvl w:val="0"/>
          <w:numId w:val="3"/>
        </w:numPr>
      </w:pPr>
      <w:r>
        <w:t xml:space="preserve">Go to </w:t>
      </w:r>
      <w:r w:rsidR="00C123A8" w:rsidRPr="00284D4C">
        <w:rPr>
          <w:b/>
        </w:rPr>
        <w:t>Filter</w:t>
      </w:r>
      <w:r w:rsidR="00C123A8">
        <w:t xml:space="preserve"> tab</w:t>
      </w:r>
      <w:r>
        <w:t xml:space="preserve"> of the </w:t>
      </w:r>
      <w:r w:rsidRPr="00284D4C">
        <w:rPr>
          <w:b/>
        </w:rPr>
        <w:t>Transitions Settings</w:t>
      </w:r>
      <w:r>
        <w:t xml:space="preserve"> dialog box. </w:t>
      </w:r>
    </w:p>
    <w:p w14:paraId="0C318DC1" w14:textId="38B50B1E" w:rsidR="00C123A8" w:rsidRDefault="00C123A8" w:rsidP="007B3D40">
      <w:pPr>
        <w:pStyle w:val="ListParagraph"/>
      </w:pPr>
      <w:r>
        <w:t>Fill in the options according to the screenshot</w:t>
      </w:r>
      <w:r w:rsidR="00284D4C">
        <w:t xml:space="preserve"> below: </w:t>
      </w:r>
    </w:p>
    <w:p w14:paraId="237B42F4" w14:textId="77777777" w:rsidR="0067772F" w:rsidRPr="008F5F52" w:rsidRDefault="0067772F" w:rsidP="00C123A8">
      <w:pPr>
        <w:pStyle w:val="ListParagraph"/>
        <w:jc w:val="both"/>
        <w:rPr>
          <w:rFonts w:ascii="Arial" w:hAnsi="Arial" w:cs="Arial"/>
        </w:rPr>
      </w:pPr>
    </w:p>
    <w:p w14:paraId="62BCB393" w14:textId="51D53E4C" w:rsidR="00C123A8" w:rsidRDefault="00284D4C" w:rsidP="00284D4C">
      <w:pPr>
        <w:pStyle w:val="ListParagraph"/>
        <w:rPr>
          <w:rFonts w:ascii="Arial" w:hAnsi="Arial" w:cs="Arial"/>
        </w:rPr>
      </w:pPr>
      <w:commentRangeStart w:id="3"/>
      <w:r>
        <w:rPr>
          <w:noProof/>
        </w:rPr>
        <w:lastRenderedPageBreak/>
        <w:drawing>
          <wp:inline distT="0" distB="0" distL="0" distR="0" wp14:anchorId="226928D4" wp14:editId="375005F6">
            <wp:extent cx="2739771" cy="4140556"/>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6178" cy="4150239"/>
                    </a:xfrm>
                    <a:prstGeom prst="rect">
                      <a:avLst/>
                    </a:prstGeom>
                  </pic:spPr>
                </pic:pic>
              </a:graphicData>
            </a:graphic>
          </wp:inline>
        </w:drawing>
      </w:r>
      <w:commentRangeEnd w:id="3"/>
      <w:r w:rsidR="00905674">
        <w:rPr>
          <w:rStyle w:val="CommentReference"/>
        </w:rPr>
        <w:commentReference w:id="3"/>
      </w:r>
      <w:r w:rsidR="001B4EA2" w:rsidRPr="001B4EA2">
        <w:rPr>
          <w:noProof/>
        </w:rPr>
        <w:t xml:space="preserve"> </w:t>
      </w:r>
    </w:p>
    <w:p w14:paraId="2C5296E6" w14:textId="77777777" w:rsidR="007D4CB8" w:rsidRDefault="007D4CB8" w:rsidP="0067772F">
      <w:pPr>
        <w:pStyle w:val="ListParagraph"/>
        <w:jc w:val="center"/>
        <w:rPr>
          <w:rFonts w:ascii="Arial" w:hAnsi="Arial" w:cs="Arial"/>
        </w:rPr>
      </w:pPr>
    </w:p>
    <w:p w14:paraId="131FB007" w14:textId="0D758ADB" w:rsidR="00EC13E1" w:rsidRDefault="00EC13E1" w:rsidP="007D4CB8">
      <w:pPr>
        <w:rPr>
          <w:rFonts w:ascii="Arial" w:eastAsiaTheme="minorEastAsia" w:hAnsi="Arial" w:cs="Arial"/>
        </w:rPr>
      </w:pPr>
    </w:p>
    <w:p w14:paraId="715CAC5A" w14:textId="52DE9C67" w:rsidR="007D4CB8" w:rsidRPr="007D4CB8" w:rsidRDefault="00284D4C" w:rsidP="007B3D40">
      <w:pPr>
        <w:pStyle w:val="ListParagraph"/>
        <w:numPr>
          <w:ilvl w:val="0"/>
          <w:numId w:val="3"/>
        </w:numPr>
      </w:pPr>
      <w:r>
        <w:t xml:space="preserve">Go to the </w:t>
      </w:r>
      <w:r w:rsidR="007D4CB8" w:rsidRPr="00284D4C">
        <w:rPr>
          <w:b/>
        </w:rPr>
        <w:t>Library</w:t>
      </w:r>
      <w:r w:rsidR="007D4CB8" w:rsidRPr="007D4CB8">
        <w:t xml:space="preserve"> tab</w:t>
      </w:r>
      <w:r w:rsidR="00D97A44">
        <w:t xml:space="preserve"> </w:t>
      </w:r>
      <w:r w:rsidR="00365709">
        <w:t xml:space="preserve">(if closed, the </w:t>
      </w:r>
      <w:r w:rsidR="00365709" w:rsidRPr="00284D4C">
        <w:rPr>
          <w:b/>
        </w:rPr>
        <w:t>Transitions Set</w:t>
      </w:r>
      <w:r w:rsidR="00D97A44" w:rsidRPr="00284D4C">
        <w:rPr>
          <w:b/>
        </w:rPr>
        <w:t>tings</w:t>
      </w:r>
      <w:r w:rsidR="00D97A44">
        <w:t xml:space="preserve"> window is under the </w:t>
      </w:r>
      <w:r w:rsidR="00D97A44" w:rsidRPr="00284D4C">
        <w:rPr>
          <w:b/>
        </w:rPr>
        <w:t>Settings</w:t>
      </w:r>
      <w:r w:rsidR="00D97A44">
        <w:t xml:space="preserve"> </w:t>
      </w:r>
      <w:r>
        <w:t xml:space="preserve">in the main Skyline </w:t>
      </w:r>
      <w:r w:rsidR="00D97A44">
        <w:t>menu)</w:t>
      </w:r>
    </w:p>
    <w:p w14:paraId="51A11B7F" w14:textId="77777777" w:rsidR="00284D4C" w:rsidRDefault="00284D4C" w:rsidP="00284D4C">
      <w:pPr>
        <w:pStyle w:val="ListParagraph"/>
        <w:numPr>
          <w:ilvl w:val="0"/>
          <w:numId w:val="3"/>
        </w:numPr>
      </w:pPr>
      <w:r>
        <w:t xml:space="preserve">Ensure that the </w:t>
      </w:r>
      <w:r w:rsidR="007D4CB8" w:rsidRPr="00284D4C">
        <w:rPr>
          <w:b/>
        </w:rPr>
        <w:t>If a library spectrum is available, pick its most intense ions</w:t>
      </w:r>
      <w:r w:rsidR="007D4CB8">
        <w:t xml:space="preserve"> is enabled and en</w:t>
      </w:r>
      <w:r>
        <w:t xml:space="preserve">ter “6” in </w:t>
      </w:r>
      <w:r w:rsidR="00F84ED7" w:rsidRPr="00284D4C">
        <w:rPr>
          <w:b/>
        </w:rPr>
        <w:t>Pick: product ions</w:t>
      </w:r>
      <w:r>
        <w:rPr>
          <w:b/>
        </w:rPr>
        <w:t>.</w:t>
      </w:r>
      <w:r w:rsidR="00F84ED7">
        <w:t xml:space="preserve">” </w:t>
      </w:r>
    </w:p>
    <w:p w14:paraId="30C3F400" w14:textId="532C515F" w:rsidR="007D4CB8" w:rsidRDefault="00284D4C" w:rsidP="00284D4C">
      <w:pPr>
        <w:pStyle w:val="ListParagraph"/>
        <w:numPr>
          <w:ilvl w:val="0"/>
          <w:numId w:val="3"/>
        </w:numPr>
      </w:pPr>
      <w:r>
        <w:t>S</w:t>
      </w:r>
      <w:r w:rsidR="00F84ED7">
        <w:t xml:space="preserve">elect </w:t>
      </w:r>
      <w:r w:rsidR="00D97A44">
        <w:t xml:space="preserve">the </w:t>
      </w:r>
      <w:proofErr w:type="gramStart"/>
      <w:r w:rsidR="00F84ED7" w:rsidRPr="00284D4C">
        <w:rPr>
          <w:b/>
        </w:rPr>
        <w:t>From</w:t>
      </w:r>
      <w:proofErr w:type="gramEnd"/>
      <w:r w:rsidR="00F84ED7" w:rsidRPr="00284D4C">
        <w:rPr>
          <w:b/>
        </w:rPr>
        <w:t xml:space="preserve"> filtered product ions</w:t>
      </w:r>
      <w:r w:rsidR="00D97A44">
        <w:t xml:space="preserve"> radio button.</w:t>
      </w:r>
    </w:p>
    <w:p w14:paraId="663A82AD" w14:textId="15DBD9BF" w:rsidR="001B4EA2" w:rsidRDefault="001B4EA2" w:rsidP="001B4EA2">
      <w:r>
        <w:t xml:space="preserve">The </w:t>
      </w:r>
      <w:r>
        <w:rPr>
          <w:b/>
        </w:rPr>
        <w:t>L</w:t>
      </w:r>
      <w:r w:rsidRPr="001B4EA2">
        <w:rPr>
          <w:b/>
        </w:rPr>
        <w:t>ibrary</w:t>
      </w:r>
      <w:r>
        <w:t xml:space="preserve"> tab of the Transition Settings for should look like this: </w:t>
      </w:r>
    </w:p>
    <w:p w14:paraId="2E3D42B0" w14:textId="1DCE43A8" w:rsidR="001B4EA2" w:rsidRDefault="00D10237" w:rsidP="001B4EA2">
      <w:commentRangeStart w:id="4"/>
      <w:r>
        <w:rPr>
          <w:noProof/>
        </w:rPr>
        <w:lastRenderedPageBreak/>
        <w:drawing>
          <wp:inline distT="0" distB="0" distL="0" distR="0" wp14:anchorId="0D0645E6" wp14:editId="44B42F11">
            <wp:extent cx="2733675" cy="414513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622" cy="4173866"/>
                    </a:xfrm>
                    <a:prstGeom prst="rect">
                      <a:avLst/>
                    </a:prstGeom>
                  </pic:spPr>
                </pic:pic>
              </a:graphicData>
            </a:graphic>
          </wp:inline>
        </w:drawing>
      </w:r>
      <w:commentRangeEnd w:id="4"/>
      <w:r w:rsidR="00141DA9">
        <w:rPr>
          <w:rStyle w:val="CommentReference"/>
        </w:rPr>
        <w:commentReference w:id="4"/>
      </w:r>
    </w:p>
    <w:p w14:paraId="49EF9A7E" w14:textId="21B99454" w:rsidR="008F5F52" w:rsidRPr="007B3D40" w:rsidRDefault="00284D4C" w:rsidP="007B3D40">
      <w:pPr>
        <w:pStyle w:val="ListParagraph"/>
        <w:numPr>
          <w:ilvl w:val="0"/>
          <w:numId w:val="3"/>
        </w:numPr>
      </w:pPr>
      <w:r>
        <w:t xml:space="preserve">Click </w:t>
      </w:r>
      <w:r>
        <w:rPr>
          <w:b/>
        </w:rPr>
        <w:t>OK</w:t>
      </w:r>
      <w:r w:rsidR="008F5F52" w:rsidRPr="007B3D40">
        <w:t>.</w:t>
      </w:r>
    </w:p>
    <w:p w14:paraId="0806C1EC" w14:textId="68513D24" w:rsidR="008F5F52" w:rsidRPr="007B3D40" w:rsidRDefault="00284D4C" w:rsidP="007B3D40">
      <w:pPr>
        <w:pStyle w:val="ListParagraph"/>
        <w:numPr>
          <w:ilvl w:val="0"/>
          <w:numId w:val="3"/>
        </w:numPr>
      </w:pPr>
      <w:r>
        <w:t>Save your S</w:t>
      </w:r>
      <w:r w:rsidR="008F5F52" w:rsidRPr="007B3D40">
        <w:t xml:space="preserve">kyline document as </w:t>
      </w:r>
      <w:proofErr w:type="spellStart"/>
      <w:r w:rsidR="00365709" w:rsidRPr="007B3D40">
        <w:rPr>
          <w:i/>
        </w:rPr>
        <w:t>DIA</w:t>
      </w:r>
      <w:r w:rsidR="008F5F52" w:rsidRPr="007B3D40">
        <w:rPr>
          <w:i/>
        </w:rPr>
        <w:t>_</w:t>
      </w:r>
      <w:r w:rsidR="00B11498" w:rsidRPr="007B3D40">
        <w:rPr>
          <w:i/>
        </w:rPr>
        <w:t>QE</w:t>
      </w:r>
      <w:r w:rsidR="008F5F52" w:rsidRPr="007B3D40">
        <w:rPr>
          <w:i/>
        </w:rPr>
        <w:t>_acquisition_scheme.sky</w:t>
      </w:r>
      <w:proofErr w:type="spellEnd"/>
      <w:r w:rsidR="002C6EAF" w:rsidRPr="007B3D40">
        <w:t xml:space="preserve"> </w:t>
      </w:r>
    </w:p>
    <w:p w14:paraId="68794247" w14:textId="11519EAE" w:rsidR="007136D2" w:rsidRDefault="007136D2" w:rsidP="008F5F52">
      <w:pPr>
        <w:jc w:val="both"/>
        <w:rPr>
          <w:rFonts w:ascii="Arial" w:hAnsi="Arial" w:cs="Arial"/>
        </w:rPr>
      </w:pPr>
    </w:p>
    <w:p w14:paraId="03413FF3" w14:textId="77777777" w:rsidR="002A6441" w:rsidRPr="008F5F52" w:rsidRDefault="002A6441" w:rsidP="008F5F52">
      <w:pPr>
        <w:jc w:val="both"/>
        <w:rPr>
          <w:rFonts w:ascii="Arial" w:hAnsi="Arial" w:cs="Arial"/>
        </w:rPr>
      </w:pPr>
    </w:p>
    <w:p w14:paraId="66ECDE83" w14:textId="0606269D" w:rsidR="008F5F52" w:rsidRPr="008F5F52" w:rsidRDefault="008F5F52" w:rsidP="007B3D40">
      <w:pPr>
        <w:pStyle w:val="Heading1"/>
      </w:pPr>
      <w:r w:rsidRPr="008F5F52">
        <w:t xml:space="preserve">Adding query parameters for the </w:t>
      </w:r>
      <w:proofErr w:type="spellStart"/>
      <w:r w:rsidRPr="008F5F52">
        <w:t>iRT</w:t>
      </w:r>
      <w:proofErr w:type="spellEnd"/>
      <w:r w:rsidRPr="008F5F52">
        <w:t xml:space="preserve"> peptides</w:t>
      </w:r>
    </w:p>
    <w:p w14:paraId="28212E9E" w14:textId="77777777" w:rsidR="008F5F52" w:rsidRPr="008F5F52" w:rsidRDefault="008F5F52" w:rsidP="008F5F52">
      <w:pPr>
        <w:jc w:val="both"/>
        <w:rPr>
          <w:rFonts w:ascii="Arial" w:hAnsi="Arial" w:cs="Arial"/>
          <w:b/>
        </w:rPr>
      </w:pPr>
    </w:p>
    <w:p w14:paraId="1C0633E0" w14:textId="21BC5802" w:rsidR="008F5F52" w:rsidRPr="008F5F52" w:rsidRDefault="008F5F52" w:rsidP="007B3D40">
      <w:r w:rsidRPr="008F5F52">
        <w:t>A set of 11 synthetic peptides with well characterized chromatographic behavior have been spiked into the samples for the purpose of making a linear regression of the measured retention times of these peptides and the ‘</w:t>
      </w:r>
      <w:proofErr w:type="spellStart"/>
      <w:r w:rsidRPr="008F5F52">
        <w:t>iRT</w:t>
      </w:r>
      <w:proofErr w:type="spellEnd"/>
      <w:r w:rsidRPr="008F5F52">
        <w:t xml:space="preserve"> values’ [see Escher, C. et al. Using </w:t>
      </w:r>
      <w:proofErr w:type="spellStart"/>
      <w:r w:rsidRPr="008F5F52">
        <w:t>iRT</w:t>
      </w:r>
      <w:proofErr w:type="spellEnd"/>
      <w:r w:rsidRPr="008F5F52">
        <w:t xml:space="preserve">, a normalized retention time for more targeted measurement of peptides. Proteomics 12, 1111–21 (2012)]. This allows us to project the </w:t>
      </w:r>
      <w:proofErr w:type="spellStart"/>
      <w:r w:rsidRPr="008F5F52">
        <w:t>iRT</w:t>
      </w:r>
      <w:proofErr w:type="spellEnd"/>
      <w:r w:rsidRPr="008F5F52">
        <w:t xml:space="preserve"> values for the target peptides onto the retention time space of the </w:t>
      </w:r>
      <w:r w:rsidR="00815A8A">
        <w:t>DIA</w:t>
      </w:r>
      <w:r w:rsidRPr="008F5F52">
        <w:t xml:space="preserve"> runs facilitating accurate predictions of their retention times in each </w:t>
      </w:r>
      <w:r w:rsidR="00815A8A">
        <w:t>DIA</w:t>
      </w:r>
      <w:r w:rsidRPr="008F5F52">
        <w:t xml:space="preserve"> run we will analyze. We will first add the query parameters for the </w:t>
      </w:r>
      <w:proofErr w:type="spellStart"/>
      <w:r w:rsidRPr="008F5F52">
        <w:t>iRT</w:t>
      </w:r>
      <w:proofErr w:type="spellEnd"/>
      <w:r w:rsidRPr="008F5F52">
        <w:t xml:space="preserve"> peptides to the Skyline document.</w:t>
      </w:r>
    </w:p>
    <w:p w14:paraId="3500CF00" w14:textId="77777777" w:rsidR="008F5F52" w:rsidRPr="008F5F52" w:rsidRDefault="008F5F52" w:rsidP="008F5F52">
      <w:pPr>
        <w:jc w:val="both"/>
        <w:rPr>
          <w:rFonts w:ascii="Arial" w:hAnsi="Arial" w:cs="Arial"/>
        </w:rPr>
      </w:pPr>
    </w:p>
    <w:p w14:paraId="7B11F66F" w14:textId="6F0640A2" w:rsidR="008F5F52" w:rsidRPr="008F5F52" w:rsidRDefault="008F5F52" w:rsidP="007B3D40">
      <w:pPr>
        <w:pStyle w:val="ListParagraph"/>
        <w:numPr>
          <w:ilvl w:val="0"/>
          <w:numId w:val="7"/>
        </w:numPr>
      </w:pPr>
      <w:r w:rsidRPr="008F5F52">
        <w:t>Open</w:t>
      </w:r>
      <w:r w:rsidR="00C53F27">
        <w:t xml:space="preserve"> the </w:t>
      </w:r>
      <w:r w:rsidRPr="008F5F52">
        <w:t>Biog</w:t>
      </w:r>
      <w:r w:rsidR="00C53F27">
        <w:t>nosys_iRT_for_OpenSWATH_6tr.tsv</w:t>
      </w:r>
      <w:r w:rsidR="00456508">
        <w:t xml:space="preserve"> file in E</w:t>
      </w:r>
      <w:r w:rsidR="00F84ED7">
        <w:t>xcel or a text editor and notice the information contained.</w:t>
      </w:r>
    </w:p>
    <w:p w14:paraId="07D3A47A" w14:textId="77777777" w:rsidR="00C53F27" w:rsidRPr="00C53F27" w:rsidRDefault="00C53F27" w:rsidP="007B3D40">
      <w:pPr>
        <w:pStyle w:val="ListParagraph"/>
        <w:numPr>
          <w:ilvl w:val="0"/>
          <w:numId w:val="7"/>
        </w:numPr>
      </w:pPr>
      <w:r>
        <w:t xml:space="preserve">In Skyline, click </w:t>
      </w:r>
      <w:r w:rsidR="00A16091" w:rsidRPr="00C53F27">
        <w:rPr>
          <w:b/>
        </w:rPr>
        <w:t>File</w:t>
      </w:r>
      <w:r>
        <w:t xml:space="preserve"> and then </w:t>
      </w:r>
      <w:r w:rsidR="00A16091" w:rsidRPr="00C53F27">
        <w:rPr>
          <w:b/>
        </w:rPr>
        <w:t>Import</w:t>
      </w:r>
      <w:r>
        <w:rPr>
          <w:b/>
        </w:rPr>
        <w:t>.</w:t>
      </w:r>
    </w:p>
    <w:p w14:paraId="7B27EC71" w14:textId="187777C9" w:rsidR="008F5F52" w:rsidRPr="008F5F52" w:rsidRDefault="00C53F27" w:rsidP="007B3D40">
      <w:pPr>
        <w:pStyle w:val="ListParagraph"/>
        <w:numPr>
          <w:ilvl w:val="0"/>
          <w:numId w:val="7"/>
        </w:numPr>
      </w:pPr>
      <w:r>
        <w:t xml:space="preserve">From the fly-out menu, select </w:t>
      </w:r>
      <w:r w:rsidR="00EF4F2C" w:rsidRPr="00C53F27">
        <w:rPr>
          <w:b/>
        </w:rPr>
        <w:t>Transition List</w:t>
      </w:r>
      <w:r>
        <w:t>.</w:t>
      </w:r>
    </w:p>
    <w:p w14:paraId="45A6AF73" w14:textId="64D869ED" w:rsidR="008F5F52" w:rsidRPr="008F5F52" w:rsidRDefault="00C53F27" w:rsidP="007B3D40">
      <w:pPr>
        <w:pStyle w:val="ListParagraph"/>
        <w:numPr>
          <w:ilvl w:val="0"/>
          <w:numId w:val="7"/>
        </w:numPr>
      </w:pPr>
      <w:r>
        <w:t xml:space="preserve">Select the file </w:t>
      </w:r>
      <w:r w:rsidR="008F5F52" w:rsidRPr="008F5F52">
        <w:t>Biognosys_iRT_for_OpenSWATH_6tr.tsv</w:t>
      </w:r>
      <w:r>
        <w:t xml:space="preserve"> and click </w:t>
      </w:r>
      <w:r>
        <w:rPr>
          <w:b/>
        </w:rPr>
        <w:t>Open</w:t>
      </w:r>
      <w:r w:rsidR="008F5F52" w:rsidRPr="008F5F52">
        <w:t>.</w:t>
      </w:r>
    </w:p>
    <w:p w14:paraId="3036684D" w14:textId="7159D817" w:rsidR="00EC13E1" w:rsidRPr="00F84ED7" w:rsidRDefault="008F5F52" w:rsidP="007B3D40">
      <w:pPr>
        <w:pStyle w:val="ListParagraph"/>
        <w:numPr>
          <w:ilvl w:val="0"/>
          <w:numId w:val="7"/>
        </w:numPr>
      </w:pPr>
      <w:r w:rsidRPr="008F5F52">
        <w:lastRenderedPageBreak/>
        <w:t>Skyline should ask if you want to cr</w:t>
      </w:r>
      <w:r w:rsidR="00C53F27">
        <w:t xml:space="preserve">eate new </w:t>
      </w:r>
      <w:proofErr w:type="spellStart"/>
      <w:r w:rsidR="00C53F27">
        <w:t>iRT</w:t>
      </w:r>
      <w:proofErr w:type="spellEnd"/>
      <w:r w:rsidR="00C53F27">
        <w:t xml:space="preserve"> calculator. Click </w:t>
      </w:r>
      <w:r w:rsidR="00C53F27" w:rsidRPr="00C53F27">
        <w:rPr>
          <w:b/>
        </w:rPr>
        <w:t>Skip.</w:t>
      </w:r>
      <w:r w:rsidR="00C53F27">
        <w:t xml:space="preserve"> </w:t>
      </w:r>
      <w:r w:rsidRPr="008F5F52">
        <w:t xml:space="preserve">We will create the </w:t>
      </w:r>
      <w:proofErr w:type="spellStart"/>
      <w:r w:rsidRPr="008F5F52">
        <w:t>iRT</w:t>
      </w:r>
      <w:proofErr w:type="spellEnd"/>
      <w:r w:rsidRPr="008F5F52">
        <w:t xml:space="preserve"> calculator in a separate step later.</w:t>
      </w:r>
    </w:p>
    <w:p w14:paraId="0299B650" w14:textId="65013802" w:rsidR="008F5F52" w:rsidRPr="008F5F52" w:rsidRDefault="008F5F52" w:rsidP="007B3D40">
      <w:pPr>
        <w:pStyle w:val="ListParagraph"/>
        <w:numPr>
          <w:ilvl w:val="0"/>
          <w:numId w:val="7"/>
        </w:numPr>
      </w:pPr>
      <w:r w:rsidRPr="008F5F52">
        <w:t>Skyline should now ask if you want to create a spectral library from the spect</w:t>
      </w:r>
      <w:r w:rsidR="00141DA9">
        <w:t xml:space="preserve">ral library intensities. Click </w:t>
      </w:r>
      <w:r w:rsidRPr="00141DA9">
        <w:rPr>
          <w:b/>
        </w:rPr>
        <w:t>Create</w:t>
      </w:r>
      <w:r w:rsidRPr="008F5F52">
        <w:t xml:space="preserve">. </w:t>
      </w:r>
    </w:p>
    <w:p w14:paraId="27C4C311" w14:textId="77777777" w:rsidR="00C53F27" w:rsidRDefault="008F5F52" w:rsidP="007B3D40">
      <w:pPr>
        <w:pStyle w:val="ListParagraph"/>
        <w:numPr>
          <w:ilvl w:val="0"/>
          <w:numId w:val="7"/>
        </w:numPr>
      </w:pPr>
      <w:r w:rsidRPr="008F5F52">
        <w:t xml:space="preserve">You should now see the 11 </w:t>
      </w:r>
      <w:proofErr w:type="spellStart"/>
      <w:r w:rsidRPr="008F5F52">
        <w:t>iRT</w:t>
      </w:r>
      <w:proofErr w:type="spellEnd"/>
      <w:r w:rsidRPr="008F5F52">
        <w:t xml:space="preserve"> peptides on the left of the document. Click on the first p</w:t>
      </w:r>
      <w:r w:rsidR="00C53F27">
        <w:t>eptide (</w:t>
      </w:r>
      <w:r w:rsidR="00C53F27" w:rsidRPr="00C53F27">
        <w:rPr>
          <w:b/>
        </w:rPr>
        <w:t>LGG…</w:t>
      </w:r>
      <w:r w:rsidR="00C53F27">
        <w:t xml:space="preserve">) and click on the </w:t>
      </w:r>
      <w:r w:rsidRPr="00C53F27">
        <w:rPr>
          <w:b/>
        </w:rPr>
        <w:t>+</w:t>
      </w:r>
      <w:r w:rsidRPr="008F5F52">
        <w:t xml:space="preserve"> beside this peptide to expand. </w:t>
      </w:r>
    </w:p>
    <w:p w14:paraId="5DF3DD26" w14:textId="3954F798" w:rsidR="008F5F52" w:rsidRDefault="008F5F52" w:rsidP="00C53F27">
      <w:pPr>
        <w:ind w:left="360"/>
      </w:pPr>
      <w:r w:rsidRPr="008F5F52">
        <w:t xml:space="preserve">You </w:t>
      </w:r>
      <w:r w:rsidR="00E72198">
        <w:t>s</w:t>
      </w:r>
      <w:r w:rsidRPr="008F5F52">
        <w:t>hould see the precursor and fragment ion m/z and the ion type annotations as well as their intensity rank in the spectral library. You should also see the pseudo-spectrum created by Skyline from the fragment i</w:t>
      </w:r>
      <w:r w:rsidR="00141DA9">
        <w:t xml:space="preserve">on relative intensities in the </w:t>
      </w:r>
      <w:r w:rsidRPr="00141DA9">
        <w:rPr>
          <w:b/>
        </w:rPr>
        <w:t>Library Match</w:t>
      </w:r>
      <w:r w:rsidRPr="008F5F52">
        <w:t xml:space="preserve"> window (if yo</w:t>
      </w:r>
      <w:r w:rsidR="00141DA9">
        <w:t xml:space="preserve">u don’t see the spectrum click </w:t>
      </w:r>
      <w:r w:rsidR="00141DA9" w:rsidRPr="00141DA9">
        <w:rPr>
          <w:b/>
        </w:rPr>
        <w:t>View</w:t>
      </w:r>
      <w:r w:rsidRPr="008F5F52">
        <w:t xml:space="preserve"> </w:t>
      </w:r>
      <w:r w:rsidR="00141DA9">
        <w:t xml:space="preserve">and then select </w:t>
      </w:r>
      <w:r w:rsidRPr="00141DA9">
        <w:rPr>
          <w:b/>
        </w:rPr>
        <w:t>Library Match</w:t>
      </w:r>
      <w:r w:rsidR="00141DA9">
        <w:t>)</w:t>
      </w:r>
      <w:r w:rsidRPr="008F5F52">
        <w:t>. There should be 1 protein, 11 peptides, 11 precu</w:t>
      </w:r>
      <w:r w:rsidR="00141DA9">
        <w:t>rsors, and 66 transitions as highlighted in the bottom right corner of the screenshot below:</w:t>
      </w:r>
    </w:p>
    <w:p w14:paraId="0B8FAF72" w14:textId="4FC92232" w:rsidR="00F3741E" w:rsidRDefault="00F3741E" w:rsidP="00F3741E">
      <w:pPr>
        <w:jc w:val="both"/>
        <w:rPr>
          <w:rFonts w:ascii="Arial" w:hAnsi="Arial" w:cs="Arial"/>
        </w:rPr>
      </w:pPr>
    </w:p>
    <w:p w14:paraId="1E668443" w14:textId="00D7A0CC" w:rsidR="00EC13E1" w:rsidRDefault="004107C9" w:rsidP="00506DEA">
      <w:pPr>
        <w:rPr>
          <w:rFonts w:ascii="Arial" w:hAnsi="Arial" w:cs="Arial"/>
        </w:rPr>
      </w:pPr>
      <w:r w:rsidRPr="004107C9">
        <w:rPr>
          <w:noProof/>
        </w:rPr>
        <w:t xml:space="preserve"> </w:t>
      </w:r>
      <w:commentRangeStart w:id="5"/>
      <w:r>
        <w:rPr>
          <w:noProof/>
        </w:rPr>
        <w:drawing>
          <wp:inline distT="0" distB="0" distL="0" distR="0" wp14:anchorId="287D3B29" wp14:editId="61FA5253">
            <wp:extent cx="5128387" cy="3575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8312" cy="3588940"/>
                    </a:xfrm>
                    <a:prstGeom prst="rect">
                      <a:avLst/>
                    </a:prstGeom>
                  </pic:spPr>
                </pic:pic>
              </a:graphicData>
            </a:graphic>
          </wp:inline>
        </w:drawing>
      </w:r>
      <w:commentRangeEnd w:id="5"/>
      <w:r w:rsidR="001E4D56">
        <w:rPr>
          <w:rStyle w:val="CommentReference"/>
        </w:rPr>
        <w:commentReference w:id="5"/>
      </w:r>
    </w:p>
    <w:p w14:paraId="431FAE03" w14:textId="77777777" w:rsidR="00B60299" w:rsidRPr="00F3741E" w:rsidRDefault="00B60299" w:rsidP="008F5F52">
      <w:pPr>
        <w:jc w:val="both"/>
        <w:rPr>
          <w:rFonts w:ascii="Arial" w:hAnsi="Arial" w:cs="Arial"/>
        </w:rPr>
      </w:pPr>
    </w:p>
    <w:p w14:paraId="0C8DC26F" w14:textId="136C0385" w:rsidR="007136D2" w:rsidRPr="008F5F52" w:rsidRDefault="007136D2" w:rsidP="008F5F52">
      <w:pPr>
        <w:jc w:val="both"/>
        <w:rPr>
          <w:rFonts w:ascii="Arial" w:hAnsi="Arial" w:cs="Arial"/>
          <w:b/>
        </w:rPr>
      </w:pPr>
    </w:p>
    <w:p w14:paraId="72FBD01C" w14:textId="36FA8E4A" w:rsidR="008F5F52" w:rsidRPr="008F5F52" w:rsidRDefault="00F74A32" w:rsidP="007B3D40">
      <w:pPr>
        <w:pStyle w:val="Heading1"/>
      </w:pPr>
      <w:r>
        <w:t>Creating a spectral library</w:t>
      </w:r>
    </w:p>
    <w:p w14:paraId="416BBE54" w14:textId="77777777" w:rsidR="008F5F52" w:rsidRPr="008F5F52" w:rsidRDefault="008F5F52" w:rsidP="008F5F52">
      <w:pPr>
        <w:jc w:val="both"/>
        <w:rPr>
          <w:rFonts w:ascii="Arial" w:hAnsi="Arial" w:cs="Arial"/>
        </w:rPr>
      </w:pPr>
    </w:p>
    <w:p w14:paraId="7B5DBEF1" w14:textId="42B5EB17" w:rsidR="00CB157D" w:rsidRPr="00141DA9" w:rsidRDefault="0075430E" w:rsidP="00EA7643">
      <w:r w:rsidRPr="00EA7643">
        <w:t xml:space="preserve">We will import some </w:t>
      </w:r>
      <w:r w:rsidR="00CB157D" w:rsidRPr="00EA7643">
        <w:t>search results of DDA analysis of one rep</w:t>
      </w:r>
      <w:r w:rsidR="00B60299" w:rsidRPr="00EA7643">
        <w:t xml:space="preserve">licate each of the </w:t>
      </w:r>
      <w:r w:rsidR="009D0205" w:rsidRPr="00EA7643">
        <w:t>A and B sam</w:t>
      </w:r>
      <w:r w:rsidR="00B60299" w:rsidRPr="00EA7643">
        <w:t>ples</w:t>
      </w:r>
      <w:r w:rsidR="00F84ED7" w:rsidRPr="00EA7643">
        <w:t xml:space="preserve"> in order to generate a spectral library and peptide query parameters</w:t>
      </w:r>
      <w:r w:rsidR="00D64503" w:rsidRPr="00EA7643">
        <w:t xml:space="preserve"> to query the </w:t>
      </w:r>
      <w:r w:rsidR="00815A8A" w:rsidRPr="00EA7643">
        <w:t>DIA</w:t>
      </w:r>
      <w:r w:rsidR="00D64503" w:rsidRPr="00EA7643">
        <w:t xml:space="preserve"> data</w:t>
      </w:r>
      <w:r w:rsidR="00B60299" w:rsidRPr="00EA7643">
        <w:t>. The DDA se</w:t>
      </w:r>
      <w:r w:rsidR="00CB157D" w:rsidRPr="00EA7643">
        <w:t>arch</w:t>
      </w:r>
      <w:r w:rsidR="00B60299" w:rsidRPr="00EA7643">
        <w:t xml:space="preserve"> has already been performed</w:t>
      </w:r>
      <w:r w:rsidR="00CB157D" w:rsidRPr="00EA7643">
        <w:t xml:space="preserve"> by us using the Comet search engine and post processed using </w:t>
      </w:r>
      <w:proofErr w:type="spellStart"/>
      <w:r w:rsidR="00CB157D" w:rsidRPr="00EA7643">
        <w:t>PeptideProphet</w:t>
      </w:r>
      <w:proofErr w:type="spellEnd"/>
      <w:r w:rsidR="00CB157D" w:rsidRPr="00EA7643">
        <w:t xml:space="preserve"> – see this link for more DDA search engines supported by Skyline </w:t>
      </w:r>
      <w:hyperlink r:id="rId24" w:history="1">
        <w:r w:rsidR="00CB157D" w:rsidRPr="00EA7643">
          <w:rPr>
            <w:color w:val="0070C0"/>
            <w:u w:val="single"/>
          </w:rPr>
          <w:t>https://skyline.ms/wiki/home/software/Skyline/page.view?name=building_spectral_libraries</w:t>
        </w:r>
      </w:hyperlink>
      <w:r w:rsidR="00CB157D" w:rsidRPr="00EA7643">
        <w:t xml:space="preserve"> )</w:t>
      </w:r>
      <w:r w:rsidR="00B60299" w:rsidRPr="00EA7643">
        <w:t>.</w:t>
      </w:r>
      <w:r w:rsidR="00B60299">
        <w:rPr>
          <w:rFonts w:ascii="Arial" w:hAnsi="Arial" w:cs="Arial"/>
        </w:rPr>
        <w:t xml:space="preserve"> </w:t>
      </w:r>
      <w:r w:rsidR="00B60299" w:rsidRPr="00141DA9">
        <w:t xml:space="preserve">We </w:t>
      </w:r>
      <w:r w:rsidR="00B60299" w:rsidRPr="00EA7643">
        <w:lastRenderedPageBreak/>
        <w:t xml:space="preserve">will start from the </w:t>
      </w:r>
      <w:r w:rsidR="004432AD" w:rsidRPr="00EA7643">
        <w:t>interact</w:t>
      </w:r>
      <w:r w:rsidR="00D64503" w:rsidRPr="00EA7643">
        <w:t>.pep.xml file which is</w:t>
      </w:r>
      <w:r w:rsidR="004432AD" w:rsidRPr="00EA7643">
        <w:t xml:space="preserve"> the output of </w:t>
      </w:r>
      <w:proofErr w:type="spellStart"/>
      <w:r w:rsidR="004432AD" w:rsidRPr="00EA7643">
        <w:t>PeptideProphet</w:t>
      </w:r>
      <w:proofErr w:type="spellEnd"/>
      <w:r w:rsidR="004432AD" w:rsidRPr="00EA7643">
        <w:t xml:space="preserve"> and contain</w:t>
      </w:r>
      <w:r w:rsidR="00D64503" w:rsidRPr="00EA7643">
        <w:t>s</w:t>
      </w:r>
      <w:r w:rsidR="004432AD" w:rsidRPr="00EA7643">
        <w:t xml:space="preserve"> the database search results from both DDA files.</w:t>
      </w:r>
    </w:p>
    <w:p w14:paraId="52389A94" w14:textId="19325FD8" w:rsidR="004432AD" w:rsidRDefault="004432AD" w:rsidP="008F5F52">
      <w:pPr>
        <w:jc w:val="both"/>
        <w:rPr>
          <w:rFonts w:ascii="Arial" w:hAnsi="Arial" w:cs="Arial"/>
        </w:rPr>
      </w:pPr>
    </w:p>
    <w:p w14:paraId="109FC61B" w14:textId="1E0FBB51" w:rsidR="009D0205" w:rsidRDefault="00141DA9" w:rsidP="00EA7643">
      <w:pPr>
        <w:pStyle w:val="ListParagraph"/>
        <w:numPr>
          <w:ilvl w:val="0"/>
          <w:numId w:val="19"/>
        </w:numPr>
      </w:pPr>
      <w:r>
        <w:t xml:space="preserve">From the </w:t>
      </w:r>
      <w:r w:rsidRPr="00141DA9">
        <w:rPr>
          <w:b/>
        </w:rPr>
        <w:t>Settings</w:t>
      </w:r>
      <w:r>
        <w:t xml:space="preserve"> menu, click </w:t>
      </w:r>
      <w:r w:rsidR="009D0205" w:rsidRPr="00141DA9">
        <w:rPr>
          <w:b/>
        </w:rPr>
        <w:t>Peptide Settings</w:t>
      </w:r>
      <w:r>
        <w:t xml:space="preserve"> and click the </w:t>
      </w:r>
      <w:r w:rsidRPr="00141DA9">
        <w:rPr>
          <w:b/>
        </w:rPr>
        <w:t>Library</w:t>
      </w:r>
      <w:r w:rsidR="009D0205">
        <w:t xml:space="preserve"> tab</w:t>
      </w:r>
      <w:r>
        <w:t>.</w:t>
      </w:r>
    </w:p>
    <w:p w14:paraId="665B322B" w14:textId="4479631D" w:rsidR="009D0205" w:rsidRDefault="00141DA9" w:rsidP="00EA7643">
      <w:pPr>
        <w:pStyle w:val="ListParagraph"/>
        <w:numPr>
          <w:ilvl w:val="0"/>
          <w:numId w:val="18"/>
        </w:numPr>
      </w:pPr>
      <w:r>
        <w:t xml:space="preserve">Click the </w:t>
      </w:r>
      <w:r w:rsidRPr="00141DA9">
        <w:rPr>
          <w:b/>
        </w:rPr>
        <w:t>Build</w:t>
      </w:r>
      <w:r w:rsidR="009D0205">
        <w:t xml:space="preserve"> button and </w:t>
      </w:r>
      <w:r w:rsidR="00EF4F2C">
        <w:t xml:space="preserve">add </w:t>
      </w:r>
      <w:r w:rsidR="009D0205">
        <w:t>“</w:t>
      </w:r>
      <w:proofErr w:type="spellStart"/>
      <w:r w:rsidR="00EF4F2C">
        <w:t>DIA</w:t>
      </w:r>
      <w:r w:rsidR="00EF3903">
        <w:t>_</w:t>
      </w:r>
      <w:r w:rsidR="00B11498">
        <w:t>QE</w:t>
      </w:r>
      <w:r w:rsidR="009D0205" w:rsidRPr="009D0205">
        <w:t>_tutorial_library</w:t>
      </w:r>
      <w:proofErr w:type="spellEnd"/>
      <w:r w:rsidR="009D0205">
        <w:t>” in the Name</w:t>
      </w:r>
      <w:r>
        <w:t>.</w:t>
      </w:r>
    </w:p>
    <w:p w14:paraId="337EA48F" w14:textId="51605DDB" w:rsidR="00EF4F2C" w:rsidRDefault="00141DA9" w:rsidP="00EA7643">
      <w:pPr>
        <w:pStyle w:val="ListParagraph"/>
        <w:numPr>
          <w:ilvl w:val="0"/>
          <w:numId w:val="18"/>
        </w:numPr>
      </w:pPr>
      <w:r>
        <w:t xml:space="preserve">You may have to click </w:t>
      </w:r>
      <w:r>
        <w:rPr>
          <w:b/>
        </w:rPr>
        <w:t>Browse</w:t>
      </w:r>
      <w:r w:rsidR="00EF4F2C">
        <w:t xml:space="preserve"> and s</w:t>
      </w:r>
      <w:r>
        <w:t xml:space="preserve">et the </w:t>
      </w:r>
      <w:r>
        <w:rPr>
          <w:b/>
        </w:rPr>
        <w:t>Output Path</w:t>
      </w:r>
      <w:r w:rsidR="00E5673E">
        <w:t xml:space="preserve"> to the current directory</w:t>
      </w:r>
      <w:r>
        <w:t>.</w:t>
      </w:r>
    </w:p>
    <w:p w14:paraId="3C93B16B" w14:textId="5FEBE2A3" w:rsidR="004432AD" w:rsidRDefault="00EF4F2C" w:rsidP="00EA7643">
      <w:pPr>
        <w:pStyle w:val="ListParagraph"/>
        <w:numPr>
          <w:ilvl w:val="0"/>
          <w:numId w:val="18"/>
        </w:numPr>
      </w:pPr>
      <w:r>
        <w:t>Set</w:t>
      </w:r>
      <w:r w:rsidR="009D0205">
        <w:t xml:space="preserve"> the “</w:t>
      </w:r>
      <w:r w:rsidR="009D0205" w:rsidRPr="00141DA9">
        <w:rPr>
          <w:b/>
        </w:rPr>
        <w:t>Cut-off score</w:t>
      </w:r>
      <w:r w:rsidR="009D0205">
        <w:t xml:space="preserve"> set to </w:t>
      </w:r>
      <w:r w:rsidR="00DF559F">
        <w:t>“</w:t>
      </w:r>
      <w:r w:rsidR="009D0205">
        <w:t>0.95</w:t>
      </w:r>
      <w:r w:rsidR="00DF559F">
        <w:t xml:space="preserve">” and select </w:t>
      </w:r>
      <w:r w:rsidR="00DF559F">
        <w:rPr>
          <w:b/>
        </w:rPr>
        <w:t>Biognosys-11 (iRT-C18)</w:t>
      </w:r>
      <w:r w:rsidR="009D0205" w:rsidRPr="00DF559F">
        <w:rPr>
          <w:b/>
        </w:rPr>
        <w:t xml:space="preserve"> </w:t>
      </w:r>
      <w:r w:rsidR="00DF559F">
        <w:t xml:space="preserve">from the </w:t>
      </w:r>
      <w:proofErr w:type="spellStart"/>
      <w:r w:rsidR="009D0205" w:rsidRPr="00DF559F">
        <w:rPr>
          <w:b/>
        </w:rPr>
        <w:t>iRT</w:t>
      </w:r>
      <w:proofErr w:type="spellEnd"/>
      <w:r w:rsidR="009D0205" w:rsidRPr="00DF559F">
        <w:rPr>
          <w:b/>
        </w:rPr>
        <w:t xml:space="preserve"> standard peptides</w:t>
      </w:r>
      <w:r w:rsidR="009D0205">
        <w:t xml:space="preserve"> drop-down menu</w:t>
      </w:r>
    </w:p>
    <w:p w14:paraId="7597F961" w14:textId="6846CAE3" w:rsidR="00F74A32" w:rsidRDefault="00F74A32" w:rsidP="00DF559F">
      <w:r w:rsidRPr="00DA3016">
        <w:rPr>
          <w:b/>
        </w:rPr>
        <w:t>Note:</w:t>
      </w:r>
      <w:r>
        <w:t xml:space="preserve"> 0.95 </w:t>
      </w:r>
      <w:r w:rsidR="00FD574F">
        <w:t>is</w:t>
      </w:r>
      <w:r>
        <w:t xml:space="preserve"> the threshold applied to the </w:t>
      </w:r>
      <w:proofErr w:type="spellStart"/>
      <w:r>
        <w:t>PeptideProphet</w:t>
      </w:r>
      <w:proofErr w:type="spellEnd"/>
      <w:r>
        <w:t xml:space="preserve"> probability</w:t>
      </w:r>
      <w:r w:rsidR="00FD574F">
        <w:t xml:space="preserve"> computed for every peptide spectrum match in the DDA database search</w:t>
      </w:r>
      <w:r>
        <w:t xml:space="preserve"> – in this particular data set this corresponds to a PSM false discovery rate of </w:t>
      </w:r>
      <w:r w:rsidR="00FD574F">
        <w:t>0.</w:t>
      </w:r>
      <w:r w:rsidR="0017778B">
        <w:t>2</w:t>
      </w:r>
      <w:r w:rsidR="00FD574F">
        <w:t>% but this will differ among data sets so a score threshold to achieve the FDR you want to use should be entered here.</w:t>
      </w:r>
    </w:p>
    <w:p w14:paraId="7EE24971" w14:textId="180F5DDC" w:rsidR="00DF559F" w:rsidRPr="00DF559F" w:rsidRDefault="00DF559F" w:rsidP="00DF559F">
      <w:r>
        <w:t xml:space="preserve">Your </w:t>
      </w:r>
      <w:r>
        <w:rPr>
          <w:b/>
        </w:rPr>
        <w:t xml:space="preserve">Build Library </w:t>
      </w:r>
      <w:r>
        <w:t xml:space="preserve">form should look something link this: </w:t>
      </w:r>
    </w:p>
    <w:p w14:paraId="310D2D73" w14:textId="1D8E958B" w:rsidR="009D0205" w:rsidRDefault="0017778B" w:rsidP="00DF559F">
      <w:pPr>
        <w:rPr>
          <w:rFonts w:ascii="Arial" w:hAnsi="Arial" w:cs="Arial"/>
        </w:rPr>
      </w:pPr>
      <w:r>
        <w:rPr>
          <w:noProof/>
        </w:rPr>
        <w:drawing>
          <wp:inline distT="0" distB="0" distL="0" distR="0" wp14:anchorId="0B446E51" wp14:editId="347C8DBB">
            <wp:extent cx="2871444" cy="3332026"/>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319" cy="3337683"/>
                    </a:xfrm>
                    <a:prstGeom prst="rect">
                      <a:avLst/>
                    </a:prstGeom>
                  </pic:spPr>
                </pic:pic>
              </a:graphicData>
            </a:graphic>
          </wp:inline>
        </w:drawing>
      </w:r>
    </w:p>
    <w:p w14:paraId="2CA529B6" w14:textId="77777777" w:rsidR="00DF559F" w:rsidRDefault="00DF559F" w:rsidP="00DF559F">
      <w:pPr>
        <w:pStyle w:val="ListParagraph"/>
        <w:numPr>
          <w:ilvl w:val="0"/>
          <w:numId w:val="18"/>
        </w:numPr>
      </w:pPr>
      <w:r>
        <w:t>Click Next</w:t>
      </w:r>
    </w:p>
    <w:p w14:paraId="0E1EADA6" w14:textId="6ED9F64C" w:rsidR="00B60299" w:rsidRDefault="00DF559F" w:rsidP="00DF559F">
      <w:pPr>
        <w:rPr>
          <w:rFonts w:ascii="Arial" w:hAnsi="Arial" w:cs="Arial"/>
        </w:rPr>
      </w:pPr>
      <w:r>
        <w:rPr>
          <w:rFonts w:ascii="Arial" w:hAnsi="Arial" w:cs="Arial"/>
        </w:rPr>
        <w:t xml:space="preserve">In the </w:t>
      </w:r>
      <w:r w:rsidRPr="00DF559F">
        <w:rPr>
          <w:rFonts w:ascii="Arial" w:hAnsi="Arial" w:cs="Arial"/>
          <w:b/>
        </w:rPr>
        <w:t>Build Library</w:t>
      </w:r>
      <w:r>
        <w:rPr>
          <w:rFonts w:ascii="Arial" w:hAnsi="Arial" w:cs="Arial"/>
        </w:rPr>
        <w:t xml:space="preserve"> form that appears: </w:t>
      </w:r>
    </w:p>
    <w:p w14:paraId="3579D2AD" w14:textId="627B3EF8" w:rsidR="001E4D56" w:rsidRPr="000C5CBF" w:rsidRDefault="00DF559F" w:rsidP="000C5CBF">
      <w:pPr>
        <w:pStyle w:val="ListParagraph"/>
        <w:numPr>
          <w:ilvl w:val="0"/>
          <w:numId w:val="20"/>
        </w:numPr>
        <w:rPr>
          <w:i/>
        </w:rPr>
      </w:pPr>
      <w:r>
        <w:t xml:space="preserve">Click </w:t>
      </w:r>
      <w:r w:rsidRPr="00DF559F">
        <w:rPr>
          <w:b/>
        </w:rPr>
        <w:t>Add Files</w:t>
      </w:r>
      <w:r w:rsidR="008A2509">
        <w:t xml:space="preserve"> and navigate to </w:t>
      </w:r>
      <w:r w:rsidR="00B11498" w:rsidRPr="00DF559F">
        <w:t>C:\DIA_LFQB\QE</w:t>
      </w:r>
      <w:r w:rsidR="00E5673E" w:rsidRPr="00DF559F">
        <w:t>\DDA_search</w:t>
      </w:r>
      <w:r>
        <w:t xml:space="preserve"> in your QE directory</w:t>
      </w:r>
    </w:p>
    <w:p w14:paraId="028EF4DF" w14:textId="19C9A109" w:rsidR="008A2509" w:rsidRPr="00EA7643" w:rsidRDefault="000C5CBF" w:rsidP="00EA7643">
      <w:pPr>
        <w:pStyle w:val="ListParagraph"/>
        <w:numPr>
          <w:ilvl w:val="0"/>
          <w:numId w:val="20"/>
        </w:numPr>
        <w:rPr>
          <w:i/>
        </w:rPr>
      </w:pPr>
      <w:r>
        <w:t xml:space="preserve">Clink </w:t>
      </w:r>
      <w:proofErr w:type="gramStart"/>
      <w:r>
        <w:t xml:space="preserve">on </w:t>
      </w:r>
      <w:r w:rsidR="00DF559F">
        <w:t xml:space="preserve"> </w:t>
      </w:r>
      <w:r w:rsidR="008A2509" w:rsidRPr="00DF559F">
        <w:rPr>
          <w:b/>
        </w:rPr>
        <w:t>interact.pep.xml</w:t>
      </w:r>
      <w:proofErr w:type="gramEnd"/>
      <w:r w:rsidR="00DF559F">
        <w:t xml:space="preserve"> in </w:t>
      </w:r>
      <w:r>
        <w:t xml:space="preserve">the </w:t>
      </w:r>
      <w:r w:rsidRPr="000C5CBF">
        <w:rPr>
          <w:b/>
          <w:bCs/>
        </w:rPr>
        <w:t>Add</w:t>
      </w:r>
      <w:r>
        <w:t xml:space="preserve"> </w:t>
      </w:r>
      <w:r w:rsidR="00DF559F">
        <w:rPr>
          <w:b/>
        </w:rPr>
        <w:t xml:space="preserve">Input Files </w:t>
      </w:r>
      <w:r w:rsidR="00DF559F">
        <w:t>dialog box</w:t>
      </w:r>
      <w:r w:rsidR="00DF559F">
        <w:rPr>
          <w:b/>
        </w:rPr>
        <w:t xml:space="preserve"> </w:t>
      </w:r>
      <w:r w:rsidR="00DF559F">
        <w:t>(N</w:t>
      </w:r>
      <w:r w:rsidR="00D64503">
        <w:t xml:space="preserve">ote: you might see </w:t>
      </w:r>
      <w:proofErr w:type="spellStart"/>
      <w:r w:rsidR="00D64503" w:rsidRPr="00DF559F">
        <w:rPr>
          <w:b/>
        </w:rPr>
        <w:t>interact.pep</w:t>
      </w:r>
      <w:proofErr w:type="spellEnd"/>
      <w:r w:rsidR="00DF559F">
        <w:rPr>
          <w:b/>
        </w:rPr>
        <w:t>,</w:t>
      </w:r>
      <w:r w:rsidR="00D64503">
        <w:t xml:space="preserve"> if the extension is not shown)</w:t>
      </w:r>
      <w:r>
        <w:t xml:space="preserve"> and then click </w:t>
      </w:r>
      <w:r>
        <w:rPr>
          <w:b/>
          <w:bCs/>
        </w:rPr>
        <w:t>Open</w:t>
      </w:r>
      <w:r>
        <w:t>.</w:t>
      </w:r>
    </w:p>
    <w:p w14:paraId="4154C7A8" w14:textId="351605CB" w:rsidR="008A2509" w:rsidRPr="00EA7643" w:rsidRDefault="00DF559F" w:rsidP="00EA7643">
      <w:pPr>
        <w:pStyle w:val="ListParagraph"/>
        <w:numPr>
          <w:ilvl w:val="0"/>
          <w:numId w:val="20"/>
        </w:numPr>
        <w:rPr>
          <w:i/>
        </w:rPr>
      </w:pPr>
      <w:r>
        <w:t xml:space="preserve">Click </w:t>
      </w:r>
      <w:r w:rsidR="008A2509" w:rsidRPr="00DF559F">
        <w:rPr>
          <w:b/>
        </w:rPr>
        <w:t>Finish</w:t>
      </w:r>
      <w:r w:rsidR="008A2509">
        <w:t xml:space="preserve"> to start the library build</w:t>
      </w:r>
      <w:r>
        <w:t xml:space="preserve"> process</w:t>
      </w:r>
      <w:r w:rsidR="008A2509">
        <w:t xml:space="preserve">. The library will take 1-2 minutes to build. </w:t>
      </w:r>
    </w:p>
    <w:p w14:paraId="6493FC66" w14:textId="3DDEB4C1" w:rsidR="00B60299" w:rsidRDefault="00B60299" w:rsidP="00EA7643"/>
    <w:p w14:paraId="54CA19CA" w14:textId="3FDFA68C" w:rsidR="008A2509" w:rsidRPr="00DF559F" w:rsidRDefault="008A2509" w:rsidP="00DF559F">
      <w:commentRangeStart w:id="7"/>
      <w:r>
        <w:t>Skyline will report that “The library built successfully. Spectra matching the following peptides had multiple ambiguous peptide matches and were excluded”</w:t>
      </w:r>
    </w:p>
    <w:p w14:paraId="4B9554E5" w14:textId="22A0B970" w:rsidR="008A2509" w:rsidRDefault="008A2509" w:rsidP="00EA7643">
      <w:pPr>
        <w:pStyle w:val="ListParagraph"/>
        <w:numPr>
          <w:ilvl w:val="0"/>
          <w:numId w:val="21"/>
        </w:numPr>
      </w:pPr>
      <w:r>
        <w:lastRenderedPageBreak/>
        <w:t>Click “</w:t>
      </w:r>
      <w:r w:rsidR="003015F1">
        <w:t>OK</w:t>
      </w:r>
      <w:r>
        <w:t>”</w:t>
      </w:r>
      <w:commentRangeEnd w:id="7"/>
      <w:r w:rsidR="00905674">
        <w:rPr>
          <w:rStyle w:val="CommentReference"/>
        </w:rPr>
        <w:commentReference w:id="7"/>
      </w:r>
    </w:p>
    <w:p w14:paraId="4091527C" w14:textId="47D5FA7F" w:rsidR="008A2509" w:rsidRDefault="008A2509" w:rsidP="00EA7643"/>
    <w:p w14:paraId="76F7A968" w14:textId="56332BBB" w:rsidR="008A2509" w:rsidRDefault="008A2509" w:rsidP="00EA7643">
      <w:r>
        <w:t xml:space="preserve">Skyline should now indicate that it was able to find the </w:t>
      </w:r>
      <w:proofErr w:type="spellStart"/>
      <w:r>
        <w:t>iRT</w:t>
      </w:r>
      <w:proofErr w:type="spellEnd"/>
      <w:r>
        <w:t xml:space="preserve"> peptides and could make a linear regression to generate the </w:t>
      </w:r>
      <w:proofErr w:type="spellStart"/>
      <w:r>
        <w:t>iRTs</w:t>
      </w:r>
      <w:proofErr w:type="spellEnd"/>
      <w:r>
        <w:t xml:space="preserve"> fort the peptides added to the library</w:t>
      </w:r>
    </w:p>
    <w:p w14:paraId="53F30238" w14:textId="7FA3DF7D" w:rsidR="008A2509" w:rsidRDefault="008A2509" w:rsidP="008A2509">
      <w:pPr>
        <w:jc w:val="both"/>
        <w:rPr>
          <w:rFonts w:ascii="Arial" w:hAnsi="Arial" w:cs="Arial"/>
        </w:rPr>
      </w:pPr>
    </w:p>
    <w:p w14:paraId="4CC1BE89" w14:textId="568CBB90" w:rsidR="008A2509" w:rsidRPr="008A2509" w:rsidRDefault="0017778B" w:rsidP="00995ECE">
      <w:pPr>
        <w:rPr>
          <w:rFonts w:ascii="Arial" w:hAnsi="Arial" w:cs="Arial"/>
        </w:rPr>
      </w:pPr>
      <w:r>
        <w:rPr>
          <w:noProof/>
        </w:rPr>
        <w:drawing>
          <wp:inline distT="0" distB="0" distL="0" distR="0" wp14:anchorId="70045655" wp14:editId="257EC79F">
            <wp:extent cx="4667097" cy="1785879"/>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1305" cy="1795142"/>
                    </a:xfrm>
                    <a:prstGeom prst="rect">
                      <a:avLst/>
                    </a:prstGeom>
                  </pic:spPr>
                </pic:pic>
              </a:graphicData>
            </a:graphic>
          </wp:inline>
        </w:drawing>
      </w:r>
    </w:p>
    <w:p w14:paraId="6723BB78" w14:textId="48C4E728" w:rsidR="00B60299" w:rsidRDefault="00B60299" w:rsidP="008F5F52">
      <w:pPr>
        <w:jc w:val="both"/>
        <w:rPr>
          <w:rFonts w:ascii="Arial" w:hAnsi="Arial" w:cs="Arial"/>
        </w:rPr>
      </w:pPr>
    </w:p>
    <w:p w14:paraId="44E4B37C" w14:textId="2660173D" w:rsidR="00B60299" w:rsidRDefault="00B60299" w:rsidP="008F5F52">
      <w:pPr>
        <w:jc w:val="both"/>
        <w:rPr>
          <w:rFonts w:ascii="Arial" w:hAnsi="Arial" w:cs="Arial"/>
        </w:rPr>
      </w:pPr>
    </w:p>
    <w:p w14:paraId="4F6834EC" w14:textId="20003F68" w:rsidR="008A2509" w:rsidRPr="008A2509" w:rsidRDefault="008A2509" w:rsidP="00EA7643">
      <w:pPr>
        <w:pStyle w:val="ListParagraph"/>
        <w:numPr>
          <w:ilvl w:val="0"/>
          <w:numId w:val="21"/>
        </w:numPr>
      </w:pPr>
      <w:r>
        <w:t xml:space="preserve">Click on </w:t>
      </w:r>
      <w:del w:id="8" w:author="Nat Brace [2]" w:date="2019-11-05T16:14:00Z">
        <w:r w:rsidDel="00FA4B64">
          <w:delText>“</w:delText>
        </w:r>
      </w:del>
      <w:r w:rsidRPr="00FA4B64">
        <w:rPr>
          <w:b/>
          <w:bCs/>
          <w:rPrChange w:id="9" w:author="Nat Brace [2]" w:date="2019-11-05T16:13:00Z">
            <w:rPr/>
          </w:rPrChange>
        </w:rPr>
        <w:t>Success</w:t>
      </w:r>
      <w:ins w:id="10" w:author="Nat Brace [2]" w:date="2019-11-05T16:14:00Z">
        <w:r w:rsidR="00FA4B64">
          <w:t xml:space="preserve"> </w:t>
        </w:r>
      </w:ins>
      <w:del w:id="11" w:author="Nat Brace [2]" w:date="2019-11-05T16:14:00Z">
        <w:r w:rsidDel="00FA4B64">
          <w:delText xml:space="preserve">” </w:delText>
        </w:r>
      </w:del>
      <w:r>
        <w:t>(highlighted in blue) to see the linear regression</w:t>
      </w:r>
    </w:p>
    <w:p w14:paraId="321149ED" w14:textId="3EBAB0CB" w:rsidR="00B60299" w:rsidRDefault="00B60299" w:rsidP="008F5F52">
      <w:pPr>
        <w:jc w:val="both"/>
        <w:rPr>
          <w:rFonts w:ascii="Arial" w:hAnsi="Arial" w:cs="Arial"/>
        </w:rPr>
      </w:pPr>
    </w:p>
    <w:p w14:paraId="1B1D3D4E" w14:textId="1F4C1DF1" w:rsidR="008A2509" w:rsidRDefault="0017778B" w:rsidP="00995ECE">
      <w:pPr>
        <w:rPr>
          <w:rFonts w:ascii="Arial" w:hAnsi="Arial" w:cs="Arial"/>
        </w:rPr>
      </w:pPr>
      <w:r>
        <w:rPr>
          <w:noProof/>
        </w:rPr>
        <w:drawing>
          <wp:inline distT="0" distB="0" distL="0" distR="0" wp14:anchorId="46257513" wp14:editId="3CF523EA">
            <wp:extent cx="4352544" cy="328673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9470" cy="3291962"/>
                    </a:xfrm>
                    <a:prstGeom prst="rect">
                      <a:avLst/>
                    </a:prstGeom>
                  </pic:spPr>
                </pic:pic>
              </a:graphicData>
            </a:graphic>
          </wp:inline>
        </w:drawing>
      </w:r>
      <w:r w:rsidR="00EF3903">
        <w:rPr>
          <w:noProof/>
          <w:lang w:val="de-CH" w:eastAsia="de-CH"/>
        </w:rPr>
        <w:t xml:space="preserve"> </w:t>
      </w:r>
    </w:p>
    <w:p w14:paraId="1A2926C8" w14:textId="77777777" w:rsidR="00D64503" w:rsidRDefault="00D64503" w:rsidP="008A2509">
      <w:pPr>
        <w:jc w:val="center"/>
        <w:rPr>
          <w:rFonts w:ascii="Arial" w:hAnsi="Arial" w:cs="Arial"/>
        </w:rPr>
      </w:pPr>
    </w:p>
    <w:p w14:paraId="2D1820AE" w14:textId="77777777" w:rsidR="00CB157D" w:rsidRDefault="00CB157D" w:rsidP="00EA7643"/>
    <w:p w14:paraId="4E4021EC" w14:textId="4697C551" w:rsidR="008A2509" w:rsidRDefault="00995ECE" w:rsidP="00EA7643">
      <w:pPr>
        <w:pStyle w:val="ListParagraph"/>
        <w:numPr>
          <w:ilvl w:val="0"/>
          <w:numId w:val="21"/>
        </w:numPr>
      </w:pPr>
      <w:r>
        <w:t xml:space="preserve">Click </w:t>
      </w:r>
      <w:r w:rsidR="008A2509" w:rsidRPr="00995ECE">
        <w:rPr>
          <w:b/>
        </w:rPr>
        <w:t>Close</w:t>
      </w:r>
      <w:r>
        <w:t xml:space="preserve"> and </w:t>
      </w:r>
      <w:r w:rsidR="008A2509" w:rsidRPr="00995ECE">
        <w:rPr>
          <w:b/>
        </w:rPr>
        <w:t>O</w:t>
      </w:r>
      <w:r w:rsidR="00920EC0" w:rsidRPr="00995ECE">
        <w:rPr>
          <w:b/>
        </w:rPr>
        <w:t>K</w:t>
      </w:r>
      <w:r>
        <w:rPr>
          <w:b/>
        </w:rPr>
        <w:t>.</w:t>
      </w:r>
    </w:p>
    <w:p w14:paraId="58C6D48B" w14:textId="6877F4C9" w:rsidR="008A2509" w:rsidRDefault="008A2509" w:rsidP="00EA7643"/>
    <w:p w14:paraId="78F0B622" w14:textId="272226A6" w:rsidR="008A2509" w:rsidRDefault="008A2509" w:rsidP="00EA7643">
      <w:r>
        <w:t xml:space="preserve">Skyline will ask if you want to recalibrate the </w:t>
      </w:r>
      <w:proofErr w:type="spellStart"/>
      <w:r>
        <w:t>iRT</w:t>
      </w:r>
      <w:proofErr w:type="spellEnd"/>
      <w:r>
        <w:t xml:space="preserve"> stan</w:t>
      </w:r>
      <w:r w:rsidR="00995ECE">
        <w:t>dard values.</w:t>
      </w:r>
    </w:p>
    <w:p w14:paraId="69B629B0" w14:textId="3F002687" w:rsidR="008A2509" w:rsidRDefault="00995ECE" w:rsidP="00EA7643">
      <w:pPr>
        <w:pStyle w:val="ListParagraph"/>
        <w:numPr>
          <w:ilvl w:val="0"/>
          <w:numId w:val="21"/>
        </w:numPr>
      </w:pPr>
      <w:r>
        <w:t xml:space="preserve">Click </w:t>
      </w:r>
      <w:r w:rsidRPr="00995ECE">
        <w:rPr>
          <w:b/>
        </w:rPr>
        <w:t>No</w:t>
      </w:r>
      <w:r>
        <w:rPr>
          <w:b/>
        </w:rPr>
        <w:t>.</w:t>
      </w:r>
    </w:p>
    <w:p w14:paraId="10D241B0" w14:textId="6536DBF8" w:rsidR="00F74A32" w:rsidRDefault="00F74A32" w:rsidP="00EA7643"/>
    <w:p w14:paraId="04A195A2" w14:textId="4B38F797" w:rsidR="00F74A32" w:rsidRDefault="00F74A32" w:rsidP="00EA7643">
      <w:r w:rsidRPr="00F74A32">
        <w:t>Skyline should ask if you want to add a</w:t>
      </w:r>
      <w:r w:rsidR="00995ECE">
        <w:t xml:space="preserve"> </w:t>
      </w:r>
      <w:r w:rsidRPr="00995ECE">
        <w:rPr>
          <w:b/>
        </w:rPr>
        <w:t>Retention Time Predictor</w:t>
      </w:r>
      <w:r w:rsidR="00995ECE">
        <w:rPr>
          <w:b/>
        </w:rPr>
        <w:t>.</w:t>
      </w:r>
    </w:p>
    <w:p w14:paraId="7D4E37E3" w14:textId="7308BC3B" w:rsidR="00F74A32" w:rsidRDefault="00F74A32" w:rsidP="00F74A32">
      <w:pPr>
        <w:jc w:val="both"/>
        <w:rPr>
          <w:rFonts w:ascii="Arial" w:hAnsi="Arial" w:cs="Arial"/>
        </w:rPr>
      </w:pPr>
    </w:p>
    <w:p w14:paraId="312A0BF6" w14:textId="085ABEFB" w:rsidR="00F74A32" w:rsidRPr="00F74A32" w:rsidRDefault="00920EC0" w:rsidP="00995ECE">
      <w:pPr>
        <w:rPr>
          <w:rFonts w:ascii="Arial" w:hAnsi="Arial" w:cs="Arial"/>
        </w:rPr>
      </w:pPr>
      <w:r w:rsidRPr="00920EC0">
        <w:rPr>
          <w:noProof/>
        </w:rPr>
        <w:t xml:space="preserve"> </w:t>
      </w:r>
      <w:r w:rsidR="0017778B">
        <w:rPr>
          <w:noProof/>
        </w:rPr>
        <w:drawing>
          <wp:inline distT="0" distB="0" distL="0" distR="0" wp14:anchorId="1C5D4C06" wp14:editId="0C5589B4">
            <wp:extent cx="2040941" cy="207186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6026" cy="2077026"/>
                    </a:xfrm>
                    <a:prstGeom prst="rect">
                      <a:avLst/>
                    </a:prstGeom>
                  </pic:spPr>
                </pic:pic>
              </a:graphicData>
            </a:graphic>
          </wp:inline>
        </w:drawing>
      </w:r>
    </w:p>
    <w:p w14:paraId="21D4103E" w14:textId="77777777" w:rsidR="00F74A32" w:rsidRPr="00F74A32" w:rsidRDefault="00F74A32" w:rsidP="00F74A32">
      <w:pPr>
        <w:pStyle w:val="ListParagraph"/>
        <w:rPr>
          <w:rFonts w:ascii="Arial" w:hAnsi="Arial" w:cs="Arial"/>
        </w:rPr>
      </w:pPr>
    </w:p>
    <w:p w14:paraId="4BBAC5AC" w14:textId="67339CDA" w:rsidR="00F74A32" w:rsidRDefault="00F74A32" w:rsidP="00EA7643">
      <w:pPr>
        <w:pStyle w:val="ListParagraph"/>
        <w:numPr>
          <w:ilvl w:val="0"/>
          <w:numId w:val="21"/>
        </w:numPr>
      </w:pPr>
      <w:r>
        <w:t xml:space="preserve">Change the time </w:t>
      </w:r>
      <w:r w:rsidR="009048ED">
        <w:t xml:space="preserve">in </w:t>
      </w:r>
      <w:r w:rsidRPr="00995ECE">
        <w:rPr>
          <w:b/>
        </w:rPr>
        <w:t>Time window</w:t>
      </w:r>
      <w:r>
        <w:t xml:space="preserve"> to </w:t>
      </w:r>
      <w:r w:rsidR="00995ECE">
        <w:t>“</w:t>
      </w:r>
      <w:r>
        <w:t>4</w:t>
      </w:r>
      <w:r w:rsidR="00995ECE">
        <w:t xml:space="preserve">” minutes and click </w:t>
      </w:r>
      <w:r w:rsidR="00995ECE">
        <w:rPr>
          <w:b/>
        </w:rPr>
        <w:t>Yes</w:t>
      </w:r>
      <w:r w:rsidR="00995ECE">
        <w:t xml:space="preserve">, then click </w:t>
      </w:r>
      <w:r w:rsidRPr="00995ECE">
        <w:rPr>
          <w:b/>
        </w:rPr>
        <w:t>O</w:t>
      </w:r>
      <w:r w:rsidR="00920EC0" w:rsidRPr="00995ECE">
        <w:rPr>
          <w:b/>
        </w:rPr>
        <w:t>K</w:t>
      </w:r>
      <w:r w:rsidR="00995ECE">
        <w:rPr>
          <w:b/>
        </w:rPr>
        <w:t xml:space="preserve"> </w:t>
      </w:r>
      <w:r w:rsidR="00995ECE">
        <w:t xml:space="preserve">to close the form. </w:t>
      </w:r>
    </w:p>
    <w:p w14:paraId="42153515" w14:textId="4EB6AB23" w:rsidR="000C5CBF" w:rsidRDefault="000C5CBF" w:rsidP="00EA7643">
      <w:pPr>
        <w:pStyle w:val="ListParagraph"/>
        <w:numPr>
          <w:ilvl w:val="0"/>
          <w:numId w:val="21"/>
        </w:numPr>
      </w:pPr>
      <w:r>
        <w:t xml:space="preserve">Click </w:t>
      </w:r>
      <w:r>
        <w:rPr>
          <w:b/>
          <w:bCs/>
        </w:rPr>
        <w:t>OK</w:t>
      </w:r>
      <w:r>
        <w:t xml:space="preserve"> to close Peptide Settings. </w:t>
      </w:r>
    </w:p>
    <w:p w14:paraId="302D2B77" w14:textId="61B1F645" w:rsidR="00FD574F" w:rsidRDefault="00FD574F" w:rsidP="00EA7643">
      <w:pPr>
        <w:pStyle w:val="ListParagraph"/>
        <w:numPr>
          <w:ilvl w:val="0"/>
          <w:numId w:val="21"/>
        </w:numPr>
      </w:pPr>
      <w:r>
        <w:t>You can visual</w:t>
      </w:r>
      <w:r w:rsidR="00995ECE">
        <w:t xml:space="preserve">ize the spectral library by selecting </w:t>
      </w:r>
      <w:r w:rsidR="00995ECE" w:rsidRPr="00995ECE">
        <w:rPr>
          <w:b/>
        </w:rPr>
        <w:t>Spectral libraries</w:t>
      </w:r>
      <w:r w:rsidR="00995ECE">
        <w:t xml:space="preserve"> from the </w:t>
      </w:r>
      <w:r w:rsidR="00995ECE">
        <w:rPr>
          <w:b/>
        </w:rPr>
        <w:t xml:space="preserve">View </w:t>
      </w:r>
      <w:r w:rsidR="00995ECE">
        <w:t>menu.</w:t>
      </w:r>
    </w:p>
    <w:p w14:paraId="273F7CD1" w14:textId="4F4EFD58" w:rsidR="00F74A32" w:rsidRPr="00E67952" w:rsidRDefault="00F74A32" w:rsidP="00EA7643">
      <w:pPr>
        <w:pStyle w:val="ListParagraph"/>
        <w:numPr>
          <w:ilvl w:val="0"/>
          <w:numId w:val="21"/>
        </w:numPr>
      </w:pPr>
      <w:r w:rsidRPr="00E67952">
        <w:t xml:space="preserve">Save the file as </w:t>
      </w:r>
      <w:r w:rsidR="00995ECE">
        <w:t>“</w:t>
      </w:r>
      <w:proofErr w:type="spellStart"/>
      <w:r w:rsidR="004B7F64" w:rsidRPr="00995ECE">
        <w:t>DIA_</w:t>
      </w:r>
      <w:r w:rsidR="00B11498" w:rsidRPr="00995ECE">
        <w:t>QE</w:t>
      </w:r>
      <w:r w:rsidRPr="00995ECE">
        <w:t>_library.sky</w:t>
      </w:r>
      <w:proofErr w:type="spellEnd"/>
      <w:r w:rsidR="00995ECE" w:rsidRPr="00995ECE">
        <w:t>.</w:t>
      </w:r>
      <w:r w:rsidR="00995ECE">
        <w:t>”</w:t>
      </w:r>
      <w:r w:rsidRPr="00E67952">
        <w:t xml:space="preserve"> </w:t>
      </w:r>
    </w:p>
    <w:p w14:paraId="2B9ACF8F" w14:textId="4593A78E" w:rsidR="00F74A32" w:rsidRDefault="00F74A32" w:rsidP="00F74A32">
      <w:pPr>
        <w:jc w:val="both"/>
        <w:rPr>
          <w:rFonts w:ascii="Arial" w:hAnsi="Arial" w:cs="Arial"/>
        </w:rPr>
      </w:pPr>
    </w:p>
    <w:p w14:paraId="1DB7B5E4" w14:textId="52B5DBE8" w:rsidR="008A2509" w:rsidRDefault="00F74A32" w:rsidP="00995ECE">
      <w:pPr>
        <w:pStyle w:val="Heading1"/>
      </w:pPr>
      <w:r w:rsidRPr="008F5F52">
        <w:t xml:space="preserve">Adding </w:t>
      </w:r>
      <w:r>
        <w:t>Targets</w:t>
      </w:r>
    </w:p>
    <w:p w14:paraId="25C22F25" w14:textId="77777777" w:rsidR="00995ECE" w:rsidRPr="00995ECE" w:rsidRDefault="00995ECE" w:rsidP="00995ECE"/>
    <w:p w14:paraId="64B99406" w14:textId="3FF56B9C" w:rsidR="008F5F52" w:rsidRDefault="00CB157D" w:rsidP="00EA7643">
      <w:r>
        <w:t xml:space="preserve">We will </w:t>
      </w:r>
      <w:r w:rsidR="008C72A8">
        <w:t>add 12 target</w:t>
      </w:r>
      <w:r>
        <w:t xml:space="preserve"> proteins </w:t>
      </w:r>
      <w:r w:rsidR="008C72A8">
        <w:t>(4 from each species</w:t>
      </w:r>
      <w:r w:rsidR="008F5F52" w:rsidRPr="008F5F52">
        <w:t xml:space="preserve">) </w:t>
      </w:r>
      <w:r w:rsidR="008C72A8">
        <w:t xml:space="preserve">to extract from the </w:t>
      </w:r>
      <w:r w:rsidR="00815A8A">
        <w:t>DIA</w:t>
      </w:r>
      <w:r w:rsidR="008C72A8">
        <w:t xml:space="preserve"> </w:t>
      </w:r>
      <w:r w:rsidR="009048ED">
        <w:t>d</w:t>
      </w:r>
      <w:r w:rsidR="008C72A8">
        <w:t xml:space="preserve">ata by adding the protein sequences in </w:t>
      </w:r>
      <w:r w:rsidR="00995ECE">
        <w:t>FASTA</w:t>
      </w:r>
      <w:r w:rsidR="008C72A8">
        <w:t xml:space="preserve"> format to Skyline.</w:t>
      </w:r>
    </w:p>
    <w:p w14:paraId="433B05DB" w14:textId="7264AE4D" w:rsidR="008C72A8" w:rsidRDefault="008C72A8" w:rsidP="008F5F52">
      <w:pPr>
        <w:jc w:val="both"/>
        <w:rPr>
          <w:rFonts w:ascii="Arial" w:hAnsi="Arial" w:cs="Arial"/>
        </w:rPr>
      </w:pPr>
    </w:p>
    <w:p w14:paraId="5C54CA20" w14:textId="77777777" w:rsidR="00995ECE" w:rsidRDefault="00995ECE" w:rsidP="00EA7643">
      <w:pPr>
        <w:pStyle w:val="ListParagraph"/>
        <w:numPr>
          <w:ilvl w:val="0"/>
          <w:numId w:val="22"/>
        </w:numPr>
      </w:pPr>
      <w:r>
        <w:t xml:space="preserve">From the </w:t>
      </w:r>
      <w:r>
        <w:rPr>
          <w:b/>
        </w:rPr>
        <w:t xml:space="preserve">File </w:t>
      </w:r>
      <w:r>
        <w:t xml:space="preserve">menu, select </w:t>
      </w:r>
      <w:r w:rsidR="008C72A8" w:rsidRPr="00995ECE">
        <w:rPr>
          <w:b/>
        </w:rPr>
        <w:t>Import</w:t>
      </w:r>
      <w:r>
        <w:t xml:space="preserve"> and then </w:t>
      </w:r>
      <w:r w:rsidR="008C72A8" w:rsidRPr="00995ECE">
        <w:rPr>
          <w:b/>
        </w:rPr>
        <w:t>F</w:t>
      </w:r>
      <w:r w:rsidR="00920EC0" w:rsidRPr="00995ECE">
        <w:rPr>
          <w:b/>
        </w:rPr>
        <w:t>ASTA</w:t>
      </w:r>
      <w:r>
        <w:t>.</w:t>
      </w:r>
    </w:p>
    <w:p w14:paraId="1B7FC187" w14:textId="3F9A4B57" w:rsidR="008C72A8" w:rsidRPr="008C72A8" w:rsidRDefault="00995ECE" w:rsidP="00EA7643">
      <w:pPr>
        <w:pStyle w:val="ListParagraph"/>
        <w:numPr>
          <w:ilvl w:val="0"/>
          <w:numId w:val="22"/>
        </w:numPr>
      </w:pPr>
      <w:r>
        <w:t xml:space="preserve">Select the </w:t>
      </w:r>
      <w:proofErr w:type="spellStart"/>
      <w:r w:rsidR="008C72A8" w:rsidRPr="008C72A8">
        <w:t>target_protein_</w:t>
      </w:r>
      <w:proofErr w:type="gramStart"/>
      <w:r w:rsidR="008C72A8" w:rsidRPr="008C72A8">
        <w:t>sequences.fasta</w:t>
      </w:r>
      <w:proofErr w:type="spellEnd"/>
      <w:proofErr w:type="gramEnd"/>
      <w:r w:rsidR="008C72A8">
        <w:t xml:space="preserve"> file from </w:t>
      </w:r>
      <w:r w:rsidR="004B7F64">
        <w:t xml:space="preserve">the </w:t>
      </w:r>
      <w:r w:rsidR="00B11498" w:rsidRPr="00995ECE">
        <w:rPr>
          <w:noProof/>
        </w:rPr>
        <w:t>C:\DIA_LFQB\QE</w:t>
      </w:r>
      <w:r w:rsidR="004B7F64" w:rsidRPr="00995ECE">
        <w:rPr>
          <w:noProof/>
        </w:rPr>
        <w:t>\DIA</w:t>
      </w:r>
      <w:r w:rsidR="008C72A8" w:rsidRPr="00EA7643">
        <w:rPr>
          <w:i/>
          <w:noProof/>
        </w:rPr>
        <w:t xml:space="preserve"> </w:t>
      </w:r>
      <w:r w:rsidR="008C72A8">
        <w:rPr>
          <w:noProof/>
        </w:rPr>
        <w:t xml:space="preserve"> directory.</w:t>
      </w:r>
    </w:p>
    <w:p w14:paraId="7DE18159" w14:textId="77777777" w:rsidR="008F5F52" w:rsidRPr="008F5F52" w:rsidRDefault="008F5F52" w:rsidP="008F5F52">
      <w:pPr>
        <w:jc w:val="both"/>
        <w:rPr>
          <w:rFonts w:ascii="Arial" w:hAnsi="Arial" w:cs="Arial"/>
        </w:rPr>
      </w:pPr>
    </w:p>
    <w:p w14:paraId="233621E1" w14:textId="5274DF9B" w:rsidR="008F5F52" w:rsidRDefault="008C72A8" w:rsidP="00D21CAE">
      <w:r>
        <w:t>Skyline should show you the</w:t>
      </w:r>
      <w:r w:rsidR="009777C3">
        <w:t xml:space="preserve"> following indicating that for one</w:t>
      </w:r>
      <w:r>
        <w:t xml:space="preserve"> of the proteins in the </w:t>
      </w:r>
      <w:proofErr w:type="spellStart"/>
      <w:r w:rsidR="009777C3">
        <w:t>fasta</w:t>
      </w:r>
      <w:proofErr w:type="spellEnd"/>
      <w:r w:rsidR="009777C3">
        <w:t xml:space="preserve"> </w:t>
      </w:r>
      <w:r>
        <w:t>file no peptides were present in the spectral library.</w:t>
      </w:r>
    </w:p>
    <w:p w14:paraId="52966AB7" w14:textId="3B0B96D4" w:rsidR="008C72A8" w:rsidRDefault="008C72A8" w:rsidP="00CB157D">
      <w:pPr>
        <w:jc w:val="both"/>
        <w:rPr>
          <w:rFonts w:ascii="Arial" w:hAnsi="Arial" w:cs="Arial"/>
        </w:rPr>
      </w:pPr>
    </w:p>
    <w:p w14:paraId="46A62459" w14:textId="56C03666" w:rsidR="008C72A8" w:rsidRDefault="008C72A8" w:rsidP="00506DEA">
      <w:pPr>
        <w:rPr>
          <w:rFonts w:ascii="Arial" w:hAnsi="Arial" w:cs="Arial"/>
        </w:rPr>
      </w:pPr>
      <w:r>
        <w:rPr>
          <w:noProof/>
        </w:rPr>
        <w:lastRenderedPageBreak/>
        <w:drawing>
          <wp:inline distT="0" distB="0" distL="0" distR="0" wp14:anchorId="5D87520D" wp14:editId="6E69D284">
            <wp:extent cx="3474720" cy="134910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5906" cy="1353444"/>
                    </a:xfrm>
                    <a:prstGeom prst="rect">
                      <a:avLst/>
                    </a:prstGeom>
                  </pic:spPr>
                </pic:pic>
              </a:graphicData>
            </a:graphic>
          </wp:inline>
        </w:drawing>
      </w:r>
    </w:p>
    <w:p w14:paraId="26F3BAFA" w14:textId="0F4A854B" w:rsidR="008C72A8" w:rsidRDefault="008C72A8" w:rsidP="008C72A8">
      <w:pPr>
        <w:jc w:val="center"/>
        <w:rPr>
          <w:rFonts w:ascii="Arial" w:hAnsi="Arial" w:cs="Arial"/>
        </w:rPr>
      </w:pPr>
    </w:p>
    <w:p w14:paraId="38E83D3A" w14:textId="4A4D51B9" w:rsidR="008C72A8" w:rsidRDefault="009777C3" w:rsidP="00EA7643">
      <w:pPr>
        <w:pStyle w:val="ListParagraph"/>
        <w:numPr>
          <w:ilvl w:val="0"/>
          <w:numId w:val="22"/>
        </w:numPr>
      </w:pPr>
      <w:r>
        <w:t xml:space="preserve">Click </w:t>
      </w:r>
      <w:r w:rsidRPr="009777C3">
        <w:rPr>
          <w:b/>
        </w:rPr>
        <w:t>Remove</w:t>
      </w:r>
      <w:r>
        <w:t>.</w:t>
      </w:r>
    </w:p>
    <w:p w14:paraId="1CE05A83" w14:textId="7FDD236D" w:rsidR="008C72A8" w:rsidRDefault="008C72A8" w:rsidP="008C72A8">
      <w:pPr>
        <w:rPr>
          <w:rFonts w:ascii="Arial" w:hAnsi="Arial" w:cs="Arial"/>
        </w:rPr>
      </w:pPr>
    </w:p>
    <w:p w14:paraId="61A4FF03" w14:textId="1F219700" w:rsidR="008C72A8" w:rsidRPr="008C72A8" w:rsidRDefault="008C72A8" w:rsidP="00EA7643">
      <w:r>
        <w:t>You should now have a document containing 12 proteins, 1</w:t>
      </w:r>
      <w:r w:rsidR="00C318E9">
        <w:t>48</w:t>
      </w:r>
      <w:r>
        <w:t xml:space="preserve"> peptides, </w:t>
      </w:r>
      <w:r w:rsidR="00C318E9">
        <w:t>178</w:t>
      </w:r>
      <w:r>
        <w:t xml:space="preserve"> precursors, and </w:t>
      </w:r>
      <w:r w:rsidR="008F40E7">
        <w:t>1,</w:t>
      </w:r>
      <w:r w:rsidR="00C318E9">
        <w:t>044</w:t>
      </w:r>
      <w:r>
        <w:t xml:space="preserve"> transitions</w:t>
      </w:r>
      <w:r w:rsidR="009777C3">
        <w:t xml:space="preserve"> as indicated in the lower </w:t>
      </w:r>
      <w:proofErr w:type="gramStart"/>
      <w:r w:rsidR="009777C3">
        <w:t>right hand</w:t>
      </w:r>
      <w:proofErr w:type="gramEnd"/>
      <w:r w:rsidR="009777C3">
        <w:t xml:space="preserve"> corner.  </w:t>
      </w:r>
    </w:p>
    <w:p w14:paraId="6EBE6D15" w14:textId="53514D31" w:rsidR="008F5F52" w:rsidRPr="008F5F52" w:rsidRDefault="008F5F52" w:rsidP="00EA7643">
      <w:pPr>
        <w:pStyle w:val="Heading1"/>
      </w:pPr>
      <w:r w:rsidRPr="008F5F52">
        <w:t>Adding Decoys</w:t>
      </w:r>
    </w:p>
    <w:p w14:paraId="1A6BAF40" w14:textId="77777777" w:rsidR="008F5F52" w:rsidRPr="008F5F52" w:rsidRDefault="008F5F52" w:rsidP="008F5F52">
      <w:pPr>
        <w:ind w:left="360"/>
        <w:jc w:val="both"/>
        <w:rPr>
          <w:rFonts w:ascii="Arial" w:hAnsi="Arial" w:cs="Arial"/>
          <w:b/>
        </w:rPr>
      </w:pPr>
    </w:p>
    <w:p w14:paraId="110879BA" w14:textId="0CA27FA5" w:rsidR="008F5F52" w:rsidRPr="009777C3" w:rsidRDefault="008F5F52" w:rsidP="009777C3">
      <w:r w:rsidRPr="008F5F52">
        <w:t xml:space="preserve">The peptide query parameters only </w:t>
      </w:r>
      <w:proofErr w:type="gramStart"/>
      <w:r w:rsidRPr="008F5F52">
        <w:t>contains</w:t>
      </w:r>
      <w:proofErr w:type="gramEnd"/>
      <w:r w:rsidRPr="008F5F52">
        <w:t xml:space="preserve"> target peptides and proteins. Decoys need to</w:t>
      </w:r>
      <w:r w:rsidR="009777C3">
        <w:t xml:space="preserve"> be generated in the next step.</w:t>
      </w:r>
    </w:p>
    <w:p w14:paraId="0D329D7B" w14:textId="0813DBC7" w:rsidR="008F5F52" w:rsidRPr="008F5F52" w:rsidRDefault="009777C3" w:rsidP="00EA7643">
      <w:pPr>
        <w:pStyle w:val="ListParagraph"/>
        <w:numPr>
          <w:ilvl w:val="0"/>
          <w:numId w:val="4"/>
        </w:numPr>
      </w:pPr>
      <w:bookmarkStart w:id="12" w:name="_Hlk23863080"/>
      <w:r>
        <w:t xml:space="preserve">From the </w:t>
      </w:r>
      <w:r w:rsidR="001553FB">
        <w:rPr>
          <w:b/>
        </w:rPr>
        <w:t>Refine</w:t>
      </w:r>
      <w:r>
        <w:t xml:space="preserve"> menu, </w:t>
      </w:r>
      <w:r w:rsidR="001553FB">
        <w:t xml:space="preserve">select </w:t>
      </w:r>
      <w:r w:rsidRPr="009777C3">
        <w:rPr>
          <w:b/>
        </w:rPr>
        <w:t>Add Decoy</w:t>
      </w:r>
      <w:r w:rsidR="001553FB">
        <w:rPr>
          <w:b/>
        </w:rPr>
        <w:t xml:space="preserve">s. </w:t>
      </w:r>
    </w:p>
    <w:bookmarkEnd w:id="12"/>
    <w:p w14:paraId="69D0210B" w14:textId="1FBC6786" w:rsidR="008F5F52" w:rsidRPr="008F5F52" w:rsidRDefault="008F5F52" w:rsidP="00EA7643">
      <w:pPr>
        <w:pStyle w:val="ListParagraph"/>
        <w:numPr>
          <w:ilvl w:val="1"/>
          <w:numId w:val="4"/>
        </w:numPr>
      </w:pPr>
      <w:r w:rsidRPr="008F5F52">
        <w:t>Leave the default number of decoy precursors</w:t>
      </w:r>
      <w:r w:rsidR="009777C3">
        <w:t xml:space="preserve"> which is </w:t>
      </w:r>
      <w:commentRangeStart w:id="13"/>
      <w:r w:rsidR="00BD2386" w:rsidRPr="009777C3">
        <w:rPr>
          <w:b/>
        </w:rPr>
        <w:t>1</w:t>
      </w:r>
      <w:r w:rsidR="00C318E9" w:rsidRPr="009777C3">
        <w:rPr>
          <w:b/>
        </w:rPr>
        <w:t>37</w:t>
      </w:r>
      <w:r w:rsidRPr="008F5F52">
        <w:t>.</w:t>
      </w:r>
      <w:commentRangeEnd w:id="13"/>
      <w:r w:rsidR="009777C3">
        <w:rPr>
          <w:rStyle w:val="CommentReference"/>
        </w:rPr>
        <w:commentReference w:id="13"/>
      </w:r>
      <w:r w:rsidR="008C72A8">
        <w:t xml:space="preserve"> This is the same as the number of precursors in the document </w:t>
      </w:r>
      <w:r w:rsidR="00FF4428">
        <w:t>not counting</w:t>
      </w:r>
      <w:r w:rsidR="008C72A8">
        <w:t xml:space="preserve"> the </w:t>
      </w:r>
      <w:proofErr w:type="spellStart"/>
      <w:r w:rsidR="008C72A8">
        <w:t>iRTs</w:t>
      </w:r>
      <w:proofErr w:type="spellEnd"/>
      <w:r w:rsidR="008C72A8">
        <w:t>.</w:t>
      </w:r>
    </w:p>
    <w:p w14:paraId="70908706" w14:textId="68BB1177" w:rsidR="008F5F52" w:rsidRPr="008F5F52" w:rsidRDefault="009777C3" w:rsidP="00EA7643">
      <w:pPr>
        <w:pStyle w:val="ListParagraph"/>
        <w:numPr>
          <w:ilvl w:val="1"/>
          <w:numId w:val="4"/>
        </w:numPr>
      </w:pPr>
      <w:r>
        <w:t xml:space="preserve">Select </w:t>
      </w:r>
      <w:r w:rsidR="008F5F52" w:rsidRPr="009777C3">
        <w:rPr>
          <w:b/>
        </w:rPr>
        <w:t>Shuffle Sequence</w:t>
      </w:r>
      <w:r>
        <w:t xml:space="preserve"> from the </w:t>
      </w:r>
      <w:r w:rsidRPr="009777C3">
        <w:rPr>
          <w:b/>
        </w:rPr>
        <w:t>Decoy Generation M</w:t>
      </w:r>
      <w:r w:rsidR="008F5F52" w:rsidRPr="009777C3">
        <w:rPr>
          <w:b/>
        </w:rPr>
        <w:t>ethod</w:t>
      </w:r>
      <w:r w:rsidR="008F5F52" w:rsidRPr="008F5F52">
        <w:t xml:space="preserve"> dropdown menu.</w:t>
      </w:r>
    </w:p>
    <w:p w14:paraId="7398DDD3" w14:textId="4AA8562C" w:rsidR="008F5F52" w:rsidRPr="008F5F52" w:rsidRDefault="009777C3" w:rsidP="00EA7643">
      <w:pPr>
        <w:pStyle w:val="ListParagraph"/>
        <w:numPr>
          <w:ilvl w:val="1"/>
          <w:numId w:val="4"/>
        </w:numPr>
      </w:pPr>
      <w:r>
        <w:t xml:space="preserve">Click </w:t>
      </w:r>
      <w:r w:rsidRPr="009777C3">
        <w:rPr>
          <w:b/>
        </w:rPr>
        <w:t>OK</w:t>
      </w:r>
      <w:r>
        <w:rPr>
          <w:b/>
        </w:rPr>
        <w:t>.</w:t>
      </w:r>
    </w:p>
    <w:p w14:paraId="4A82D02D" w14:textId="77777777" w:rsidR="008F5F52" w:rsidRPr="008F5F52" w:rsidRDefault="008F5F52" w:rsidP="008F5F52">
      <w:pPr>
        <w:pStyle w:val="ListParagraph"/>
        <w:ind w:left="709"/>
        <w:jc w:val="both"/>
        <w:rPr>
          <w:rFonts w:ascii="Arial" w:hAnsi="Arial" w:cs="Arial"/>
        </w:rPr>
      </w:pPr>
    </w:p>
    <w:p w14:paraId="215E6BB8" w14:textId="27F4ACFA" w:rsidR="009048ED" w:rsidRPr="00506DEA" w:rsidRDefault="009B3B13" w:rsidP="00506DEA">
      <w:pPr>
        <w:pStyle w:val="ListParagraph"/>
        <w:numPr>
          <w:ilvl w:val="0"/>
          <w:numId w:val="4"/>
        </w:numPr>
      </w:pPr>
      <w:r>
        <w:t xml:space="preserve">Save the file as </w:t>
      </w:r>
      <w:r w:rsidR="009777C3">
        <w:t>“</w:t>
      </w:r>
      <w:proofErr w:type="spellStart"/>
      <w:r w:rsidR="004B7F64">
        <w:t>DIA_</w:t>
      </w:r>
      <w:r w:rsidR="00B11498">
        <w:t>QE</w:t>
      </w:r>
      <w:r w:rsidRPr="00F84ED7">
        <w:t>_targets.sky</w:t>
      </w:r>
      <w:proofErr w:type="spellEnd"/>
      <w:r w:rsidR="009777C3">
        <w:t>”</w:t>
      </w:r>
    </w:p>
    <w:p w14:paraId="661F2D17" w14:textId="11ACA6E5" w:rsidR="008F5F52" w:rsidRPr="009777C3" w:rsidRDefault="008F5F52" w:rsidP="009777C3">
      <w:pPr>
        <w:pStyle w:val="Heading1"/>
      </w:pPr>
      <w:r w:rsidRPr="009777C3">
        <w:rPr>
          <w:rStyle w:val="Heading1Char"/>
          <w:b/>
          <w:bCs/>
        </w:rPr>
        <w:t xml:space="preserve">Performing the </w:t>
      </w:r>
      <w:r w:rsidR="00815A8A" w:rsidRPr="009777C3">
        <w:rPr>
          <w:rStyle w:val="Heading1Char"/>
          <w:b/>
          <w:bCs/>
        </w:rPr>
        <w:t>DIA</w:t>
      </w:r>
      <w:r w:rsidRPr="009777C3">
        <w:rPr>
          <w:rStyle w:val="Heading1Char"/>
          <w:b/>
          <w:bCs/>
        </w:rPr>
        <w:t xml:space="preserve"> data analysis</w:t>
      </w:r>
    </w:p>
    <w:p w14:paraId="5511AFAF" w14:textId="77777777" w:rsidR="008F5F52" w:rsidRPr="008F5F52" w:rsidRDefault="008F5F52" w:rsidP="008F5F52">
      <w:pPr>
        <w:jc w:val="both"/>
        <w:rPr>
          <w:rFonts w:ascii="Arial" w:hAnsi="Arial" w:cs="Arial"/>
          <w:b/>
        </w:rPr>
      </w:pPr>
    </w:p>
    <w:p w14:paraId="168661F8" w14:textId="55B97C09" w:rsidR="008F5F52" w:rsidRPr="008F5F52" w:rsidRDefault="004E643E" w:rsidP="00EA7643">
      <w:pPr>
        <w:pStyle w:val="ListParagraph"/>
        <w:numPr>
          <w:ilvl w:val="0"/>
          <w:numId w:val="24"/>
        </w:numPr>
      </w:pPr>
      <w:r>
        <w:t xml:space="preserve">From the </w:t>
      </w:r>
      <w:r>
        <w:rPr>
          <w:b/>
        </w:rPr>
        <w:t xml:space="preserve">File </w:t>
      </w:r>
      <w:r>
        <w:t xml:space="preserve">menu select </w:t>
      </w:r>
      <w:r>
        <w:rPr>
          <w:b/>
        </w:rPr>
        <w:t xml:space="preserve">Import </w:t>
      </w:r>
      <w:r w:rsidRPr="004E643E">
        <w:t>a</w:t>
      </w:r>
      <w:r>
        <w:t xml:space="preserve">nd then </w:t>
      </w:r>
      <w:r w:rsidRPr="004E643E">
        <w:rPr>
          <w:b/>
        </w:rPr>
        <w:t>Results</w:t>
      </w:r>
      <w:r>
        <w:t>.</w:t>
      </w:r>
      <w:r w:rsidR="008F5F52" w:rsidRPr="008F5F52">
        <w:t xml:space="preserve"> </w:t>
      </w:r>
    </w:p>
    <w:p w14:paraId="3C69122E" w14:textId="5B353E7D" w:rsidR="008F5F52" w:rsidRPr="008F5F52" w:rsidRDefault="004E643E" w:rsidP="00EA7643">
      <w:pPr>
        <w:pStyle w:val="ListParagraph"/>
        <w:numPr>
          <w:ilvl w:val="0"/>
          <w:numId w:val="24"/>
        </w:numPr>
      </w:pPr>
      <w:r>
        <w:t xml:space="preserve">In the </w:t>
      </w:r>
      <w:r>
        <w:rPr>
          <w:b/>
        </w:rPr>
        <w:t xml:space="preserve">Import results </w:t>
      </w:r>
      <w:r>
        <w:t xml:space="preserve">form, choose </w:t>
      </w:r>
      <w:r w:rsidR="008F5F52" w:rsidRPr="004E643E">
        <w:rPr>
          <w:b/>
        </w:rPr>
        <w:t>Add single-injection replicates in files</w:t>
      </w:r>
      <w:r>
        <w:t>.</w:t>
      </w:r>
    </w:p>
    <w:p w14:paraId="25EB3333" w14:textId="33C188F6" w:rsidR="008F5F52" w:rsidRPr="008F5F52" w:rsidRDefault="004E643E" w:rsidP="004E643E">
      <w:pPr>
        <w:pStyle w:val="ListParagraph"/>
        <w:numPr>
          <w:ilvl w:val="0"/>
          <w:numId w:val="24"/>
        </w:numPr>
        <w:ind w:left="720"/>
      </w:pPr>
      <w:r>
        <w:t xml:space="preserve">At the bottom of the form, select </w:t>
      </w:r>
      <w:r>
        <w:rPr>
          <w:b/>
        </w:rPr>
        <w:t xml:space="preserve">Many </w:t>
      </w:r>
      <w:r>
        <w:t xml:space="preserve">from the </w:t>
      </w:r>
      <w:r w:rsidR="008F5F52" w:rsidRPr="008F5F52">
        <w:t>“</w:t>
      </w:r>
      <w:r w:rsidR="008F5F52" w:rsidRPr="004E643E">
        <w:rPr>
          <w:b/>
        </w:rPr>
        <w:t>Files to import simultaneously</w:t>
      </w:r>
      <w:r>
        <w:t xml:space="preserve"> </w:t>
      </w:r>
      <w:r w:rsidRPr="004E643E">
        <w:t>menu</w:t>
      </w:r>
    </w:p>
    <w:p w14:paraId="4B17DFC1" w14:textId="60628EC3" w:rsidR="008F5F52" w:rsidRPr="008F5F52" w:rsidRDefault="004E643E" w:rsidP="00EA7643">
      <w:pPr>
        <w:pStyle w:val="ListParagraph"/>
        <w:numPr>
          <w:ilvl w:val="0"/>
          <w:numId w:val="24"/>
        </w:numPr>
      </w:pPr>
      <w:r>
        <w:t xml:space="preserve">Click the </w:t>
      </w:r>
      <w:r w:rsidR="008F5F52" w:rsidRPr="004E643E">
        <w:rPr>
          <w:b/>
        </w:rPr>
        <w:t xml:space="preserve">Show chromatograms </w:t>
      </w:r>
      <w:r w:rsidR="00E701AC" w:rsidRPr="004E643E">
        <w:rPr>
          <w:b/>
        </w:rPr>
        <w:t>during import</w:t>
      </w:r>
      <w:r>
        <w:t xml:space="preserve"> </w:t>
      </w:r>
      <w:r w:rsidRPr="004E643E">
        <w:t>checkbox</w:t>
      </w:r>
      <w:r>
        <w:t>.</w:t>
      </w:r>
    </w:p>
    <w:p w14:paraId="6DEFB9BD" w14:textId="0FB3C116" w:rsidR="008F5F52" w:rsidRPr="008F5F52" w:rsidRDefault="008F5F52" w:rsidP="00EA7643">
      <w:pPr>
        <w:pStyle w:val="ListParagraph"/>
        <w:numPr>
          <w:ilvl w:val="0"/>
          <w:numId w:val="24"/>
        </w:numPr>
      </w:pPr>
      <w:r w:rsidRPr="008F5F52">
        <w:t xml:space="preserve">Click </w:t>
      </w:r>
      <w:r w:rsidR="004E643E">
        <w:rPr>
          <w:b/>
        </w:rPr>
        <w:t xml:space="preserve">OK </w:t>
      </w:r>
      <w:r w:rsidR="004E643E">
        <w:t xml:space="preserve">to close the form. </w:t>
      </w:r>
    </w:p>
    <w:p w14:paraId="20B58491" w14:textId="0E48E897" w:rsidR="008F5F52" w:rsidRPr="00EA7643" w:rsidRDefault="004E643E" w:rsidP="00EA7643">
      <w:pPr>
        <w:pStyle w:val="ListParagraph"/>
        <w:numPr>
          <w:ilvl w:val="0"/>
          <w:numId w:val="24"/>
        </w:numPr>
        <w:rPr>
          <w:i/>
        </w:rPr>
      </w:pPr>
      <w:r>
        <w:t xml:space="preserve">In the </w:t>
      </w:r>
      <w:r w:rsidRPr="004E643E">
        <w:rPr>
          <w:b/>
        </w:rPr>
        <w:t>Import Results Files</w:t>
      </w:r>
      <w:r>
        <w:t>, drag over and select</w:t>
      </w:r>
      <w:r w:rsidR="00A8674E">
        <w:t xml:space="preserve"> </w:t>
      </w:r>
      <w:r w:rsidR="008F5F52" w:rsidRPr="008F5F52">
        <w:t xml:space="preserve">all 6 </w:t>
      </w:r>
      <w:r w:rsidR="00815A8A">
        <w:t>DIA</w:t>
      </w:r>
      <w:r w:rsidR="008F5F52" w:rsidRPr="008F5F52">
        <w:t xml:space="preserve"> files from </w:t>
      </w:r>
      <w:r w:rsidR="00B11498" w:rsidRPr="00EA7643">
        <w:rPr>
          <w:i/>
          <w:noProof/>
        </w:rPr>
        <w:t>C:\DIA_LFQB\QE</w:t>
      </w:r>
      <w:r w:rsidR="00815A8A" w:rsidRPr="00EA7643">
        <w:rPr>
          <w:i/>
          <w:noProof/>
        </w:rPr>
        <w:t>\DIA</w:t>
      </w:r>
    </w:p>
    <w:p w14:paraId="76259555" w14:textId="3806BA3D" w:rsidR="00077A98" w:rsidRDefault="00077A98" w:rsidP="00EA7643">
      <w:pPr>
        <w:pStyle w:val="ListParagraph"/>
        <w:numPr>
          <w:ilvl w:val="1"/>
          <w:numId w:val="24"/>
        </w:numPr>
      </w:pPr>
      <w:r w:rsidRPr="00077A98">
        <w:t>collinsb_</w:t>
      </w:r>
      <w:r w:rsidR="008F40E7">
        <w:t>X1803_171</w:t>
      </w:r>
      <w:r w:rsidRPr="00077A98">
        <w:t>.mzXML</w:t>
      </w:r>
    </w:p>
    <w:p w14:paraId="1CA71E38" w14:textId="755D5DCC" w:rsidR="00077A98" w:rsidRDefault="00077A98" w:rsidP="00EA7643">
      <w:pPr>
        <w:pStyle w:val="ListParagraph"/>
        <w:numPr>
          <w:ilvl w:val="1"/>
          <w:numId w:val="24"/>
        </w:numPr>
      </w:pPr>
      <w:r w:rsidRPr="00077A98">
        <w:t>collinsb_</w:t>
      </w:r>
      <w:r w:rsidR="008F40E7">
        <w:t>X1803_172</w:t>
      </w:r>
      <w:r w:rsidRPr="00077A98">
        <w:t>.mzXML</w:t>
      </w:r>
    </w:p>
    <w:p w14:paraId="4F260ACD" w14:textId="46390106" w:rsidR="00077A98" w:rsidRDefault="00077A98" w:rsidP="00EA7643">
      <w:pPr>
        <w:pStyle w:val="ListParagraph"/>
        <w:numPr>
          <w:ilvl w:val="1"/>
          <w:numId w:val="24"/>
        </w:numPr>
      </w:pPr>
      <w:r w:rsidRPr="00077A98">
        <w:t>collinsb_</w:t>
      </w:r>
      <w:r w:rsidR="008F40E7">
        <w:t>X1803_173</w:t>
      </w:r>
      <w:r w:rsidRPr="00077A98">
        <w:t>.mzXML</w:t>
      </w:r>
    </w:p>
    <w:p w14:paraId="7395C9E5" w14:textId="788FC539" w:rsidR="00077A98" w:rsidRDefault="00077A98" w:rsidP="00EA7643">
      <w:pPr>
        <w:pStyle w:val="ListParagraph"/>
        <w:numPr>
          <w:ilvl w:val="1"/>
          <w:numId w:val="24"/>
        </w:numPr>
      </w:pPr>
      <w:r w:rsidRPr="00077A98">
        <w:t>collinsb_</w:t>
      </w:r>
      <w:r w:rsidR="008F40E7">
        <w:t>X1803_174</w:t>
      </w:r>
      <w:r w:rsidRPr="00077A98">
        <w:t>.mzXML</w:t>
      </w:r>
    </w:p>
    <w:p w14:paraId="69309E5E" w14:textId="21EAA7D5" w:rsidR="00077A98" w:rsidRDefault="00077A98" w:rsidP="00EA7643">
      <w:pPr>
        <w:pStyle w:val="ListParagraph"/>
        <w:numPr>
          <w:ilvl w:val="1"/>
          <w:numId w:val="24"/>
        </w:numPr>
      </w:pPr>
      <w:r w:rsidRPr="00077A98">
        <w:t>collinsb_</w:t>
      </w:r>
      <w:r w:rsidR="008F40E7">
        <w:t>X1803_17</w:t>
      </w:r>
      <w:r w:rsidRPr="00077A98">
        <w:t>5.mzXML</w:t>
      </w:r>
    </w:p>
    <w:p w14:paraId="17531D11" w14:textId="49B21526" w:rsidR="00077A98" w:rsidRDefault="00077A98" w:rsidP="00EA7643">
      <w:pPr>
        <w:pStyle w:val="ListParagraph"/>
        <w:numPr>
          <w:ilvl w:val="1"/>
          <w:numId w:val="24"/>
        </w:numPr>
      </w:pPr>
      <w:r w:rsidRPr="00077A98">
        <w:t>collinsb_</w:t>
      </w:r>
      <w:r w:rsidR="008F40E7">
        <w:t>X1803_176</w:t>
      </w:r>
      <w:r w:rsidRPr="00077A98">
        <w:t>.mzXML</w:t>
      </w:r>
    </w:p>
    <w:p w14:paraId="050E22FC" w14:textId="0C126268" w:rsidR="008F5F52" w:rsidRPr="008F5F52" w:rsidRDefault="008F5F52" w:rsidP="00EA7643">
      <w:pPr>
        <w:pStyle w:val="ListParagraph"/>
        <w:numPr>
          <w:ilvl w:val="0"/>
          <w:numId w:val="24"/>
        </w:numPr>
      </w:pPr>
      <w:proofErr w:type="gramStart"/>
      <w:r w:rsidRPr="008F5F52">
        <w:t xml:space="preserve">Click </w:t>
      </w:r>
      <w:r w:rsidR="001B30DA">
        <w:t xml:space="preserve"> </w:t>
      </w:r>
      <w:r w:rsidR="001B30DA" w:rsidRPr="004E643E">
        <w:rPr>
          <w:b/>
        </w:rPr>
        <w:t>Open</w:t>
      </w:r>
      <w:proofErr w:type="gramEnd"/>
      <w:r w:rsidR="004E643E">
        <w:t>.</w:t>
      </w:r>
    </w:p>
    <w:p w14:paraId="42D3B37B" w14:textId="77777777" w:rsidR="004E643E" w:rsidRDefault="008F5F52" w:rsidP="004E643E">
      <w:r w:rsidRPr="008F5F52">
        <w:lastRenderedPageBreak/>
        <w:t xml:space="preserve">Skyline should ask if you want to remove the file name prefix. </w:t>
      </w:r>
    </w:p>
    <w:p w14:paraId="0A60CD0E" w14:textId="7CE31D02" w:rsidR="008F5F52" w:rsidRDefault="008F5F52" w:rsidP="004E643E">
      <w:pPr>
        <w:pStyle w:val="ListParagraph"/>
        <w:numPr>
          <w:ilvl w:val="0"/>
          <w:numId w:val="44"/>
        </w:numPr>
      </w:pPr>
      <w:r w:rsidRPr="008F5F52">
        <w:t>Click “</w:t>
      </w:r>
      <w:r w:rsidRPr="004E643E">
        <w:rPr>
          <w:b/>
        </w:rPr>
        <w:t>Do not remove</w:t>
      </w:r>
      <w:r w:rsidR="004E643E">
        <w:rPr>
          <w:b/>
        </w:rPr>
        <w:t>.</w:t>
      </w:r>
      <w:r w:rsidR="004E643E">
        <w:t>”</w:t>
      </w:r>
    </w:p>
    <w:p w14:paraId="2FDCCD04" w14:textId="419E2488" w:rsidR="001553FB" w:rsidRDefault="001553FB" w:rsidP="004E643E">
      <w:pPr>
        <w:pStyle w:val="ListParagraph"/>
        <w:numPr>
          <w:ilvl w:val="0"/>
          <w:numId w:val="44"/>
        </w:numPr>
      </w:pPr>
      <w:r>
        <w:t xml:space="preserve">Click </w:t>
      </w:r>
      <w:r>
        <w:rPr>
          <w:b/>
          <w:bCs/>
        </w:rPr>
        <w:t>OK</w:t>
      </w:r>
    </w:p>
    <w:p w14:paraId="3EA74BB5" w14:textId="723D9BD0" w:rsidR="008F5F52" w:rsidRPr="00C2565C" w:rsidRDefault="0097461F" w:rsidP="00C2565C">
      <w:r>
        <w:t>The next tasks in Sample Annotation, can be performed while the data is importing.</w:t>
      </w:r>
    </w:p>
    <w:p w14:paraId="33102C61" w14:textId="295FACBC" w:rsidR="008F5F52" w:rsidRDefault="00C2565C" w:rsidP="00EA7643">
      <w:r>
        <w:t>Note</w:t>
      </w:r>
      <w:r w:rsidRPr="00C2565C">
        <w:t>:</w:t>
      </w:r>
      <w:r w:rsidR="008F5F52" w:rsidRPr="008F5F52">
        <w:t xml:space="preserve"> The </w:t>
      </w:r>
      <w:r w:rsidR="00815A8A">
        <w:t>DIA</w:t>
      </w:r>
      <w:r w:rsidR="008F5F52" w:rsidRPr="008F5F52">
        <w:t xml:space="preserve"> data </w:t>
      </w:r>
      <w:r w:rsidR="001509AB">
        <w:t>should start</w:t>
      </w:r>
      <w:r w:rsidR="008F5F52" w:rsidRPr="008F5F52">
        <w:t xml:space="preserve"> import</w:t>
      </w:r>
      <w:r w:rsidR="001509AB">
        <w:t>ing</w:t>
      </w:r>
      <w:r w:rsidR="008F5F52" w:rsidRPr="008F5F52">
        <w:t xml:space="preserve"> and </w:t>
      </w:r>
      <w:r w:rsidR="00BD2386">
        <w:t xml:space="preserve">the </w:t>
      </w:r>
      <w:r w:rsidR="008F5F52" w:rsidRPr="008F5F52">
        <w:t>target and decoy transitions are extracted. This process can take some time (</w:t>
      </w:r>
      <w:r w:rsidR="009B3B13">
        <w:t>~5</w:t>
      </w:r>
      <w:r w:rsidR="008F5F52" w:rsidRPr="008F5F52">
        <w:t xml:space="preserve"> minutes). For this tutorial</w:t>
      </w:r>
      <w:r w:rsidR="004E643E">
        <w:t>,</w:t>
      </w:r>
      <w:r w:rsidR="008F5F52" w:rsidRPr="008F5F52">
        <w:t xml:space="preserve"> we selected data that was already converted from the raw data format to </w:t>
      </w:r>
      <w:proofErr w:type="spellStart"/>
      <w:r w:rsidR="008F5F52" w:rsidRPr="008F5F52">
        <w:t>mzXML</w:t>
      </w:r>
      <w:proofErr w:type="spellEnd"/>
      <w:r w:rsidR="008F5F52" w:rsidRPr="008F5F52">
        <w:t xml:space="preserve"> and centroiding was performed (using </w:t>
      </w:r>
      <w:proofErr w:type="spellStart"/>
      <w:r w:rsidR="008F5F52" w:rsidRPr="008F5F52">
        <w:t>msc</w:t>
      </w:r>
      <w:r w:rsidR="008F40E7">
        <w:t>onvert</w:t>
      </w:r>
      <w:proofErr w:type="spellEnd"/>
      <w:r w:rsidR="008F40E7">
        <w:t xml:space="preserve"> with vendor centroiding)</w:t>
      </w:r>
      <w:r w:rsidR="008F5F52" w:rsidRPr="008F5F52">
        <w:t xml:space="preserve">. Using centroided data increases processing speed compared to profile data. </w:t>
      </w:r>
      <w:proofErr w:type="gramStart"/>
      <w:r w:rsidR="008F5F52" w:rsidRPr="008F5F52">
        <w:t>Furthermore</w:t>
      </w:r>
      <w:proofErr w:type="gramEnd"/>
      <w:r w:rsidR="008F5F52" w:rsidRPr="008F5F52">
        <w:t xml:space="preserve"> we use a small peptide query parameter set to make the processing time manageable for the course. In a lot of applications larger peptide query parameter sets are chosen resulting in a longer time for the data extraction process.</w:t>
      </w:r>
    </w:p>
    <w:p w14:paraId="3AD31F05" w14:textId="77777777" w:rsidR="00C318E9" w:rsidRDefault="00C318E9" w:rsidP="008F5F52">
      <w:pPr>
        <w:ind w:left="360"/>
        <w:jc w:val="both"/>
        <w:rPr>
          <w:rFonts w:ascii="Arial" w:hAnsi="Arial" w:cs="Arial"/>
        </w:rPr>
      </w:pPr>
    </w:p>
    <w:p w14:paraId="6D1C18E6" w14:textId="6A563073" w:rsidR="00EC13E1" w:rsidRDefault="00EC13E1" w:rsidP="008F5F52">
      <w:pPr>
        <w:ind w:left="360"/>
        <w:jc w:val="both"/>
        <w:rPr>
          <w:rFonts w:ascii="Arial" w:hAnsi="Arial" w:cs="Arial"/>
        </w:rPr>
      </w:pPr>
    </w:p>
    <w:p w14:paraId="73866C0B" w14:textId="2151D464" w:rsidR="00EC13E1" w:rsidRDefault="00C318E9" w:rsidP="00C2565C">
      <w:pPr>
        <w:rPr>
          <w:rFonts w:ascii="Arial" w:hAnsi="Arial" w:cs="Arial"/>
          <w:lang w:val="en-GB"/>
        </w:rPr>
      </w:pPr>
      <w:r>
        <w:rPr>
          <w:noProof/>
        </w:rPr>
        <w:drawing>
          <wp:inline distT="0" distB="0" distL="0" distR="0" wp14:anchorId="36225600" wp14:editId="5547CC65">
            <wp:extent cx="4615739" cy="262403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0628" cy="2626816"/>
                    </a:xfrm>
                    <a:prstGeom prst="rect">
                      <a:avLst/>
                    </a:prstGeom>
                  </pic:spPr>
                </pic:pic>
              </a:graphicData>
            </a:graphic>
          </wp:inline>
        </w:drawing>
      </w:r>
    </w:p>
    <w:p w14:paraId="6A416341" w14:textId="71389C76" w:rsidR="00EC13E1" w:rsidRDefault="00EC13E1" w:rsidP="008F5F52">
      <w:pPr>
        <w:ind w:left="360"/>
        <w:jc w:val="both"/>
        <w:rPr>
          <w:rFonts w:ascii="Arial" w:hAnsi="Arial" w:cs="Arial"/>
          <w:lang w:val="en-GB"/>
        </w:rPr>
      </w:pPr>
    </w:p>
    <w:p w14:paraId="29A3B848" w14:textId="77777777" w:rsidR="00EC13E1" w:rsidRPr="00A94D6B" w:rsidRDefault="00EC13E1" w:rsidP="00F3741E">
      <w:pPr>
        <w:jc w:val="both"/>
        <w:rPr>
          <w:rFonts w:ascii="Arial" w:hAnsi="Arial" w:cs="Arial"/>
          <w:lang w:val="en-GB"/>
        </w:rPr>
      </w:pPr>
    </w:p>
    <w:p w14:paraId="3DEE89A5" w14:textId="26788D52" w:rsidR="008F5F52" w:rsidRPr="009B301E" w:rsidRDefault="008F5F52" w:rsidP="00EA7643">
      <w:pPr>
        <w:pStyle w:val="Heading1"/>
        <w:rPr>
          <w:lang w:val="en-GB"/>
        </w:rPr>
      </w:pPr>
      <w:r w:rsidRPr="009B301E">
        <w:rPr>
          <w:lang w:val="en-GB"/>
        </w:rPr>
        <w:t>Sample Annotation</w:t>
      </w:r>
    </w:p>
    <w:p w14:paraId="56E30A0E" w14:textId="77777777" w:rsidR="00F31A42" w:rsidRPr="009B301E" w:rsidRDefault="00F31A42" w:rsidP="008F5F52">
      <w:pPr>
        <w:jc w:val="both"/>
        <w:rPr>
          <w:rFonts w:ascii="Arial" w:hAnsi="Arial" w:cs="Arial"/>
          <w:b/>
          <w:lang w:val="en-GB"/>
        </w:rPr>
      </w:pPr>
    </w:p>
    <w:p w14:paraId="5F05A69B" w14:textId="76D57B3F" w:rsidR="00F31A42" w:rsidRPr="00F31A42" w:rsidRDefault="00F31A42" w:rsidP="00297420">
      <w:pPr>
        <w:rPr>
          <w:lang w:val="en-GB"/>
        </w:rPr>
      </w:pPr>
      <w:r w:rsidRPr="00F31A42">
        <w:rPr>
          <w:lang w:val="en-GB"/>
        </w:rPr>
        <w:t>Here we need to define which samples belong to which experimental group</w:t>
      </w:r>
    </w:p>
    <w:p w14:paraId="03235FFA" w14:textId="77777777" w:rsidR="008F5F52" w:rsidRPr="00F31A42" w:rsidRDefault="008F5F52" w:rsidP="00297420">
      <w:pPr>
        <w:jc w:val="both"/>
        <w:rPr>
          <w:rFonts w:ascii="Arial" w:hAnsi="Arial" w:cs="Arial"/>
          <w:b/>
          <w:lang w:val="en-GB"/>
        </w:rPr>
      </w:pPr>
    </w:p>
    <w:p w14:paraId="64C09F69" w14:textId="18EC1AAD" w:rsidR="008F5F52" w:rsidRPr="008F5F52" w:rsidRDefault="00C2565C" w:rsidP="00297420">
      <w:pPr>
        <w:pStyle w:val="ListParagraph"/>
        <w:numPr>
          <w:ilvl w:val="0"/>
          <w:numId w:val="26"/>
        </w:numPr>
      </w:pPr>
      <w:r>
        <w:t xml:space="preserve">From </w:t>
      </w:r>
      <w:r>
        <w:rPr>
          <w:b/>
        </w:rPr>
        <w:t xml:space="preserve">Settings, </w:t>
      </w:r>
      <w:r>
        <w:t xml:space="preserve">select </w:t>
      </w:r>
      <w:r w:rsidRPr="00C2565C">
        <w:rPr>
          <w:b/>
        </w:rPr>
        <w:t>Document Settings</w:t>
      </w:r>
      <w:r>
        <w:t xml:space="preserve"> and then choose </w:t>
      </w:r>
      <w:r>
        <w:rPr>
          <w:b/>
        </w:rPr>
        <w:t xml:space="preserve">Annotations </w:t>
      </w:r>
      <w:r w:rsidR="00A16027" w:rsidRPr="00A16027">
        <w:rPr>
          <w:bCs/>
        </w:rPr>
        <w:t>tab</w:t>
      </w:r>
      <w:r w:rsidR="00A16027">
        <w:rPr>
          <w:b/>
        </w:rPr>
        <w:t xml:space="preserve"> </w:t>
      </w:r>
      <w:r>
        <w:t xml:space="preserve">to bring up a form to add one annotation to the documents. </w:t>
      </w:r>
    </w:p>
    <w:p w14:paraId="1F7BBCB6" w14:textId="77777777" w:rsidR="00ED2EBF" w:rsidRDefault="00C2565C" w:rsidP="00297420">
      <w:pPr>
        <w:pStyle w:val="ListParagraph"/>
        <w:numPr>
          <w:ilvl w:val="0"/>
          <w:numId w:val="26"/>
        </w:numPr>
      </w:pPr>
      <w:r>
        <w:t xml:space="preserve">Click </w:t>
      </w:r>
      <w:r>
        <w:rPr>
          <w:b/>
        </w:rPr>
        <w:t>Add</w:t>
      </w:r>
      <w:r w:rsidR="008F5F52" w:rsidRPr="008F5F52">
        <w:t xml:space="preserve"> </w:t>
      </w:r>
      <w:r w:rsidR="00ED2EBF">
        <w:t xml:space="preserve">to see the </w:t>
      </w:r>
      <w:r w:rsidR="008F5F52" w:rsidRPr="00C2565C">
        <w:rPr>
          <w:b/>
        </w:rPr>
        <w:t>Define Annotation</w:t>
      </w:r>
      <w:r w:rsidR="008F5F52" w:rsidRPr="008F5F52">
        <w:t xml:space="preserve"> window</w:t>
      </w:r>
      <w:r w:rsidR="00ED2EBF">
        <w:t>.</w:t>
      </w:r>
    </w:p>
    <w:p w14:paraId="271809AF" w14:textId="53A00313" w:rsidR="00ED2EBF" w:rsidRDefault="00ED2EBF" w:rsidP="00ED2EBF">
      <w:pPr>
        <w:pStyle w:val="ListParagraph"/>
        <w:numPr>
          <w:ilvl w:val="0"/>
          <w:numId w:val="26"/>
        </w:numPr>
      </w:pPr>
      <w:r>
        <w:t xml:space="preserve">In the </w:t>
      </w:r>
      <w:r>
        <w:rPr>
          <w:b/>
        </w:rPr>
        <w:t xml:space="preserve">Name </w:t>
      </w:r>
      <w:r>
        <w:t xml:space="preserve">field, enter </w:t>
      </w:r>
      <w:r w:rsidR="008F5F52" w:rsidRPr="008F5F52">
        <w:t>“Condition</w:t>
      </w:r>
      <w:r>
        <w:t>.</w:t>
      </w:r>
      <w:r w:rsidR="008F5F52" w:rsidRPr="008F5F52">
        <w:t>”</w:t>
      </w:r>
      <w:r w:rsidR="00E701AC">
        <w:t xml:space="preserve"> </w:t>
      </w:r>
    </w:p>
    <w:p w14:paraId="63B86705" w14:textId="1E390761" w:rsidR="00ED2EBF" w:rsidRPr="00ED2EBF" w:rsidRDefault="00ED2EBF" w:rsidP="00ED2EBF">
      <w:pPr>
        <w:pStyle w:val="ListParagraph"/>
        <w:numPr>
          <w:ilvl w:val="0"/>
          <w:numId w:val="26"/>
        </w:numPr>
      </w:pPr>
      <w:r>
        <w:t xml:space="preserve">In the </w:t>
      </w:r>
      <w:r>
        <w:rPr>
          <w:b/>
        </w:rPr>
        <w:t xml:space="preserve">Type </w:t>
      </w:r>
      <w:r>
        <w:t xml:space="preserve">field, choose </w:t>
      </w:r>
      <w:r>
        <w:rPr>
          <w:b/>
        </w:rPr>
        <w:t>Value List.</w:t>
      </w:r>
    </w:p>
    <w:p w14:paraId="0CDCD009" w14:textId="4C459101" w:rsidR="00ED2EBF" w:rsidRDefault="00ED2EBF" w:rsidP="00ED2EBF">
      <w:pPr>
        <w:pStyle w:val="ListParagraph"/>
        <w:numPr>
          <w:ilvl w:val="0"/>
          <w:numId w:val="26"/>
        </w:numPr>
      </w:pPr>
      <w:r>
        <w:lastRenderedPageBreak/>
        <w:t xml:space="preserve">In the list under </w:t>
      </w:r>
      <w:r>
        <w:rPr>
          <w:b/>
        </w:rPr>
        <w:t xml:space="preserve">Applies To, </w:t>
      </w:r>
      <w:r>
        <w:t xml:space="preserve">choose </w:t>
      </w:r>
      <w:r>
        <w:rPr>
          <w:b/>
        </w:rPr>
        <w:t xml:space="preserve">Replicates. </w:t>
      </w:r>
    </w:p>
    <w:p w14:paraId="29F00A57" w14:textId="48E5DBED" w:rsidR="001509AB" w:rsidRDefault="00E701AC" w:rsidP="00ED2EBF">
      <w:r>
        <w:t xml:space="preserve">In our experiment we have two conditions: Condition A are samples that have chimeric proteome composition of </w:t>
      </w:r>
      <w:proofErr w:type="gramStart"/>
      <w:r>
        <w:t>E.coli</w:t>
      </w:r>
      <w:proofErr w:type="gramEnd"/>
      <w:r>
        <w:t xml:space="preserve"> </w:t>
      </w:r>
      <w:r w:rsidR="00D5318D">
        <w:t>20</w:t>
      </w:r>
      <w:r>
        <w:t xml:space="preserve">%, yeast </w:t>
      </w:r>
      <w:r w:rsidR="00D5318D">
        <w:t>15</w:t>
      </w:r>
      <w:r>
        <w:t>% and human 6</w:t>
      </w:r>
      <w:r w:rsidR="00D5318D">
        <w:t>5</w:t>
      </w:r>
      <w:r>
        <w:t xml:space="preserve">%, and condition B with 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00D21A4F" w:rsidR="00F31A42" w:rsidRPr="00ED2EBF" w:rsidRDefault="00ED2EBF" w:rsidP="00ED2EBF">
      <w:r>
        <w:t>The define Annotation window should like this:</w:t>
      </w:r>
    </w:p>
    <w:p w14:paraId="2CEF55C7" w14:textId="353BDC00" w:rsidR="00EC13E1" w:rsidRPr="00ED2EBF" w:rsidRDefault="009B3B13" w:rsidP="00ED2EBF">
      <w:pPr>
        <w:rPr>
          <w:rFonts w:ascii="Arial" w:hAnsi="Arial" w:cs="Arial"/>
          <w:lang w:val="en-GB"/>
        </w:rPr>
      </w:pPr>
      <w:r>
        <w:rPr>
          <w:noProof/>
        </w:rPr>
        <w:drawing>
          <wp:inline distT="0" distB="0" distL="0" distR="0" wp14:anchorId="4587FAB2" wp14:editId="66CDD4DA">
            <wp:extent cx="2639833" cy="3035569"/>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74" r="-1"/>
                    <a:stretch/>
                  </pic:blipFill>
                  <pic:spPr bwMode="auto">
                    <a:xfrm>
                      <a:off x="0" y="0"/>
                      <a:ext cx="2659775" cy="3058501"/>
                    </a:xfrm>
                    <a:prstGeom prst="rect">
                      <a:avLst/>
                    </a:prstGeom>
                    <a:ln>
                      <a:noFill/>
                    </a:ln>
                    <a:extLst>
                      <a:ext uri="{53640926-AAD7-44D8-BBD7-CCE9431645EC}">
                        <a14:shadowObscured xmlns:a14="http://schemas.microsoft.com/office/drawing/2010/main"/>
                      </a:ext>
                    </a:extLst>
                  </pic:spPr>
                </pic:pic>
              </a:graphicData>
            </a:graphic>
          </wp:inline>
        </w:drawing>
      </w:r>
    </w:p>
    <w:p w14:paraId="57C19D2D" w14:textId="37D020A3" w:rsidR="00ED2EBF" w:rsidRDefault="008F5F52" w:rsidP="00ED2EBF">
      <w:pPr>
        <w:pStyle w:val="ListParagraph"/>
        <w:numPr>
          <w:ilvl w:val="0"/>
          <w:numId w:val="27"/>
        </w:numPr>
      </w:pPr>
      <w:r w:rsidRPr="008F5F52">
        <w:t xml:space="preserve">Click “OK” </w:t>
      </w:r>
    </w:p>
    <w:p w14:paraId="35544987" w14:textId="2EA89ECC" w:rsidR="00ED2EBF" w:rsidRDefault="00ED2EBF" w:rsidP="00ED2EBF">
      <w:pPr>
        <w:pStyle w:val="ListParagraph"/>
        <w:numPr>
          <w:ilvl w:val="0"/>
          <w:numId w:val="27"/>
        </w:numPr>
      </w:pPr>
      <w:r>
        <w:t>Follow the steps above and create a second annotation named “</w:t>
      </w:r>
      <w:proofErr w:type="spellStart"/>
      <w:r>
        <w:t>BioReplicate</w:t>
      </w:r>
      <w:proofErr w:type="spellEnd"/>
      <w:r>
        <w:t xml:space="preserve">.” </w:t>
      </w:r>
    </w:p>
    <w:p w14:paraId="5C27C996" w14:textId="55AF5EBB" w:rsidR="00ED2EBF" w:rsidRDefault="00ED2EBF" w:rsidP="00ED2EBF">
      <w:pPr>
        <w:pStyle w:val="ListParagraph"/>
        <w:numPr>
          <w:ilvl w:val="0"/>
          <w:numId w:val="27"/>
        </w:numPr>
      </w:pPr>
      <w:commentRangeStart w:id="14"/>
      <w:r>
        <w:t xml:space="preserve">Select </w:t>
      </w:r>
      <w:r w:rsidRPr="00ED2EBF">
        <w:rPr>
          <w:b/>
        </w:rPr>
        <w:t>Test</w:t>
      </w:r>
      <w:r>
        <w:rPr>
          <w:b/>
        </w:rPr>
        <w:t xml:space="preserve"> </w:t>
      </w:r>
      <w:r>
        <w:t xml:space="preserve">in the </w:t>
      </w:r>
      <w:r>
        <w:rPr>
          <w:b/>
        </w:rPr>
        <w:t>Type</w:t>
      </w:r>
      <w:r w:rsidR="002261CE">
        <w:t xml:space="preserve"> menu for the </w:t>
      </w:r>
      <w:proofErr w:type="spellStart"/>
      <w:r w:rsidR="002261CE">
        <w:t>BioReplicate</w:t>
      </w:r>
      <w:proofErr w:type="spellEnd"/>
      <w:r w:rsidR="002261CE">
        <w:t xml:space="preserve"> annotation. </w:t>
      </w:r>
      <w:r>
        <w:t xml:space="preserve"> </w:t>
      </w:r>
      <w:commentRangeEnd w:id="14"/>
      <w:r w:rsidR="00A16027">
        <w:rPr>
          <w:rStyle w:val="CommentReference"/>
        </w:rPr>
        <w:commentReference w:id="14"/>
      </w:r>
    </w:p>
    <w:p w14:paraId="5E84D9C1" w14:textId="1E0B73B9" w:rsidR="00B47C25" w:rsidRDefault="00B47C25" w:rsidP="00ED2EBF">
      <w:pPr>
        <w:pStyle w:val="ListParagraph"/>
        <w:numPr>
          <w:ilvl w:val="0"/>
          <w:numId w:val="27"/>
        </w:numPr>
      </w:pPr>
      <w:r>
        <w:t xml:space="preserve">Click </w:t>
      </w:r>
      <w:r>
        <w:rPr>
          <w:b/>
        </w:rPr>
        <w:t>OK</w:t>
      </w:r>
      <w:r>
        <w:t xml:space="preserve">. </w:t>
      </w:r>
    </w:p>
    <w:p w14:paraId="3040024D" w14:textId="3042B387" w:rsidR="00ED2EBF" w:rsidRPr="008F5F52" w:rsidRDefault="00B47C25" w:rsidP="00ED2EBF">
      <w:r>
        <w:t xml:space="preserve">Skyline will now return you to the </w:t>
      </w:r>
      <w:r w:rsidRPr="00B47C25">
        <w:rPr>
          <w:b/>
        </w:rPr>
        <w:t xml:space="preserve">Document Settings </w:t>
      </w:r>
      <w:r>
        <w:t xml:space="preserve">window and be sure you are still looking at the </w:t>
      </w:r>
      <w:r w:rsidRPr="00B47C25">
        <w:rPr>
          <w:b/>
        </w:rPr>
        <w:t>Annotations</w:t>
      </w:r>
      <w:r>
        <w:t xml:space="preserve"> tab. </w:t>
      </w:r>
    </w:p>
    <w:p w14:paraId="452EC313" w14:textId="73EB93BC" w:rsidR="008F5F52" w:rsidRPr="00297420" w:rsidRDefault="00B47C25" w:rsidP="00297420">
      <w:pPr>
        <w:pStyle w:val="ListParagraph"/>
        <w:numPr>
          <w:ilvl w:val="0"/>
          <w:numId w:val="27"/>
        </w:numPr>
        <w:rPr>
          <w:b/>
        </w:rPr>
      </w:pPr>
      <w:r>
        <w:t>Click the checkbox</w:t>
      </w:r>
      <w:r w:rsidR="009F548A">
        <w:t>es</w:t>
      </w:r>
      <w:r>
        <w:t xml:space="preserve"> to </w:t>
      </w:r>
      <w:r w:rsidR="008F5F52" w:rsidRPr="008F5F52">
        <w:t xml:space="preserve">select </w:t>
      </w:r>
      <w:r w:rsidR="008F5F52" w:rsidRPr="00297420">
        <w:rPr>
          <w:b/>
        </w:rPr>
        <w:t>Condition</w:t>
      </w:r>
      <w:r w:rsidR="009F548A">
        <w:rPr>
          <w:b/>
        </w:rPr>
        <w:t xml:space="preserve"> </w:t>
      </w:r>
      <w:r w:rsidR="009F548A">
        <w:rPr>
          <w:bCs/>
        </w:rPr>
        <w:t xml:space="preserve">and </w:t>
      </w:r>
      <w:proofErr w:type="spellStart"/>
      <w:r w:rsidR="009F548A">
        <w:rPr>
          <w:b/>
        </w:rPr>
        <w:t>BioReplicate</w:t>
      </w:r>
      <w:proofErr w:type="spellEnd"/>
      <w:r>
        <w:rPr>
          <w:b/>
        </w:rPr>
        <w:t>.</w:t>
      </w:r>
    </w:p>
    <w:p w14:paraId="2DFE8B64" w14:textId="3DAAB54C" w:rsidR="008F5F52" w:rsidRPr="008F5F52" w:rsidRDefault="00B47C25" w:rsidP="00297420">
      <w:pPr>
        <w:pStyle w:val="ListParagraph"/>
        <w:numPr>
          <w:ilvl w:val="0"/>
          <w:numId w:val="27"/>
        </w:numPr>
      </w:pPr>
      <w:r>
        <w:t xml:space="preserve">Click </w:t>
      </w:r>
      <w:r>
        <w:rPr>
          <w:b/>
        </w:rPr>
        <w:t>OK.</w:t>
      </w:r>
    </w:p>
    <w:p w14:paraId="19364CDA" w14:textId="62B13068" w:rsidR="008F5F52" w:rsidRPr="008F5F52" w:rsidRDefault="00B47C25" w:rsidP="00297420">
      <w:pPr>
        <w:pStyle w:val="ListParagraph"/>
        <w:numPr>
          <w:ilvl w:val="0"/>
          <w:numId w:val="27"/>
        </w:numPr>
      </w:pPr>
      <w:r>
        <w:t xml:space="preserve">From the </w:t>
      </w:r>
      <w:r w:rsidRPr="00B47C25">
        <w:rPr>
          <w:b/>
        </w:rPr>
        <w:t>View</w:t>
      </w:r>
      <w:r>
        <w:t xml:space="preserve"> menu, choose </w:t>
      </w:r>
      <w:r w:rsidRPr="00B47C25">
        <w:rPr>
          <w:b/>
        </w:rPr>
        <w:t>Document Grid</w:t>
      </w:r>
      <w:r>
        <w:rPr>
          <w:b/>
        </w:rPr>
        <w:t xml:space="preserve"> </w:t>
      </w:r>
      <w:r>
        <w:t xml:space="preserve">which brings up the </w:t>
      </w:r>
      <w:r w:rsidRPr="00B47C25">
        <w:rPr>
          <w:b/>
        </w:rPr>
        <w:t>Document Grid: Proteins</w:t>
      </w:r>
      <w:r>
        <w:t xml:space="preserve"> window. </w:t>
      </w:r>
    </w:p>
    <w:p w14:paraId="532F12A6" w14:textId="22A7C646" w:rsidR="008F5F52" w:rsidRPr="008F5F52" w:rsidRDefault="00B47C25" w:rsidP="00297420">
      <w:pPr>
        <w:pStyle w:val="ListParagraph"/>
        <w:numPr>
          <w:ilvl w:val="0"/>
          <w:numId w:val="27"/>
        </w:numPr>
      </w:pPr>
      <w:r>
        <w:t xml:space="preserve">In the </w:t>
      </w:r>
      <w:r w:rsidRPr="00B47C25">
        <w:rPr>
          <w:b/>
        </w:rPr>
        <w:t>Document Grid: Proteins</w:t>
      </w:r>
      <w:r>
        <w:t xml:space="preserve"> window, click the </w:t>
      </w:r>
      <w:r w:rsidR="00A16027">
        <w:rPr>
          <w:b/>
        </w:rPr>
        <w:t>Reports</w:t>
      </w:r>
      <w:r w:rsidR="008F5F52" w:rsidRPr="008F5F52">
        <w:t xml:space="preserve"> </w:t>
      </w:r>
      <w:r>
        <w:t>m</w:t>
      </w:r>
      <w:r w:rsidR="00A16027">
        <w:t>enu</w:t>
      </w:r>
      <w:r>
        <w:t xml:space="preserve"> and from the </w:t>
      </w:r>
      <w:r w:rsidR="008F5F52" w:rsidRPr="008F5F52">
        <w:t xml:space="preserve">drop-down menu </w:t>
      </w:r>
      <w:r>
        <w:t xml:space="preserve">select </w:t>
      </w:r>
      <w:r w:rsidR="008F5F52" w:rsidRPr="00B47C25">
        <w:rPr>
          <w:b/>
        </w:rPr>
        <w:t>Replicates</w:t>
      </w:r>
      <w:r>
        <w:rPr>
          <w:b/>
        </w:rPr>
        <w:t>.</w:t>
      </w:r>
    </w:p>
    <w:p w14:paraId="258B0B73" w14:textId="04D2A536" w:rsidR="00C575DD" w:rsidRDefault="008F5F52" w:rsidP="00297420">
      <w:pPr>
        <w:pStyle w:val="ListParagraph"/>
        <w:numPr>
          <w:ilvl w:val="0"/>
          <w:numId w:val="27"/>
        </w:numPr>
      </w:pPr>
      <w:r w:rsidRPr="008F5F52">
        <w:t xml:space="preserve">Annotate the samples as shown in the </w:t>
      </w:r>
      <w:r w:rsidR="00C575DD">
        <w:t>screen capture below:</w:t>
      </w:r>
    </w:p>
    <w:p w14:paraId="2ACCCC9C" w14:textId="77777777" w:rsidR="00F3741E" w:rsidRPr="00EC13E1" w:rsidRDefault="00F3741E" w:rsidP="00F3741E">
      <w:pPr>
        <w:pStyle w:val="ListParagraph"/>
        <w:jc w:val="both"/>
        <w:rPr>
          <w:rFonts w:ascii="Arial" w:hAnsi="Arial" w:cs="Arial"/>
        </w:rPr>
      </w:pPr>
    </w:p>
    <w:p w14:paraId="7516C1D8" w14:textId="475622EF" w:rsidR="008F5F52" w:rsidRPr="00EC13E1" w:rsidRDefault="008F40E7" w:rsidP="008F5F52">
      <w:pPr>
        <w:jc w:val="center"/>
        <w:rPr>
          <w:rFonts w:ascii="Arial" w:hAnsi="Arial" w:cs="Arial"/>
        </w:rPr>
      </w:pPr>
      <w:commentRangeStart w:id="16"/>
      <w:r>
        <w:rPr>
          <w:noProof/>
        </w:rPr>
        <w:lastRenderedPageBreak/>
        <w:drawing>
          <wp:inline distT="0" distB="0" distL="0" distR="0" wp14:anchorId="4E86FA79" wp14:editId="45B740A9">
            <wp:extent cx="5486400" cy="18905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9132" cy="1894914"/>
                    </a:xfrm>
                    <a:prstGeom prst="rect">
                      <a:avLst/>
                    </a:prstGeom>
                  </pic:spPr>
                </pic:pic>
              </a:graphicData>
            </a:graphic>
          </wp:inline>
        </w:drawing>
      </w:r>
      <w:commentRangeEnd w:id="16"/>
      <w:r w:rsidR="009F548A">
        <w:rPr>
          <w:rStyle w:val="CommentReference"/>
        </w:rPr>
        <w:commentReference w:id="16"/>
      </w:r>
    </w:p>
    <w:p w14:paraId="0BC725BE" w14:textId="0ABBAA62" w:rsidR="00FF4428" w:rsidRPr="00C575DD" w:rsidRDefault="00C575DD" w:rsidP="00C575DD">
      <w:pPr>
        <w:pStyle w:val="ListParagraph"/>
        <w:numPr>
          <w:ilvl w:val="0"/>
          <w:numId w:val="27"/>
        </w:numPr>
      </w:pPr>
      <w:r>
        <w:t>C</w:t>
      </w:r>
      <w:r w:rsidRPr="008F5F52">
        <w:t xml:space="preserve">lose the </w:t>
      </w:r>
      <w:r w:rsidRPr="00C575DD">
        <w:rPr>
          <w:b/>
        </w:rPr>
        <w:t>Document Grid: Replicates</w:t>
      </w:r>
      <w:r w:rsidRPr="008F5F52">
        <w:t xml:space="preserve"> window</w:t>
      </w:r>
      <w:r>
        <w:t xml:space="preserve"> by clicking on the red X in the upper </w:t>
      </w:r>
      <w:proofErr w:type="gramStart"/>
      <w:r>
        <w:t>right hand</w:t>
      </w:r>
      <w:proofErr w:type="gramEnd"/>
      <w:r>
        <w:t xml:space="preserve"> corner of the form. </w:t>
      </w:r>
    </w:p>
    <w:p w14:paraId="67C6BA5C" w14:textId="066A8F36" w:rsidR="00FF4428" w:rsidRPr="00DA440C" w:rsidRDefault="001509AB" w:rsidP="00DA440C">
      <w:pPr>
        <w:rPr>
          <w:lang w:val="en-GB"/>
        </w:rPr>
      </w:pPr>
      <w:r w:rsidRPr="001509AB">
        <w:rPr>
          <w:lang w:val="en-GB"/>
        </w:rPr>
        <w:t>For easy viewing we will split the data by condition into 2 windows.</w:t>
      </w:r>
    </w:p>
    <w:p w14:paraId="1C645458" w14:textId="361D632E" w:rsidR="008F5F52" w:rsidRPr="008F5F52" w:rsidRDefault="002261CE" w:rsidP="00297420">
      <w:pPr>
        <w:pStyle w:val="ListParagraph"/>
        <w:numPr>
          <w:ilvl w:val="0"/>
          <w:numId w:val="28"/>
        </w:numPr>
      </w:pPr>
      <w:r>
        <w:t xml:space="preserve">From the </w:t>
      </w:r>
      <w:r>
        <w:rPr>
          <w:b/>
        </w:rPr>
        <w:t xml:space="preserve">View </w:t>
      </w:r>
      <w:r>
        <w:t xml:space="preserve">menu, </w:t>
      </w:r>
      <w:proofErr w:type="gramStart"/>
      <w:r>
        <w:t xml:space="preserve">choose </w:t>
      </w:r>
      <w:r w:rsidR="002827BD">
        <w:t xml:space="preserve"> </w:t>
      </w:r>
      <w:r w:rsidR="008F5F52" w:rsidRPr="002827BD">
        <w:rPr>
          <w:b/>
        </w:rPr>
        <w:t>Arrange</w:t>
      </w:r>
      <w:proofErr w:type="gramEnd"/>
      <w:r w:rsidR="008F5F52" w:rsidRPr="002827BD">
        <w:rPr>
          <w:b/>
        </w:rPr>
        <w:t xml:space="preserve"> Graph</w:t>
      </w:r>
      <w:r w:rsidR="002827BD" w:rsidRPr="002827BD">
        <w:rPr>
          <w:b/>
        </w:rPr>
        <w:t>s</w:t>
      </w:r>
      <w:r w:rsidR="002827BD">
        <w:t xml:space="preserve"> and from the submenu, </w:t>
      </w:r>
      <w:r w:rsidR="008F5F52" w:rsidRPr="002827BD">
        <w:rPr>
          <w:b/>
        </w:rPr>
        <w:t>Grouped</w:t>
      </w:r>
      <w:r w:rsidR="002827BD">
        <w:t>.</w:t>
      </w:r>
    </w:p>
    <w:p w14:paraId="3A05C845" w14:textId="77777777" w:rsidR="002827BD" w:rsidRDefault="002827BD" w:rsidP="00297420">
      <w:pPr>
        <w:pStyle w:val="ListParagraph"/>
        <w:numPr>
          <w:ilvl w:val="0"/>
          <w:numId w:val="28"/>
        </w:numPr>
      </w:pPr>
      <w:r>
        <w:t xml:space="preserve">In the </w:t>
      </w:r>
      <w:r w:rsidRPr="009F548A">
        <w:rPr>
          <w:b/>
          <w:bCs/>
        </w:rPr>
        <w:t>Arrange Graph Grouped</w:t>
      </w:r>
      <w:r>
        <w:t xml:space="preserve"> dialog box, enter “2” for </w:t>
      </w:r>
      <w:r w:rsidR="008F5F52" w:rsidRPr="002827BD">
        <w:rPr>
          <w:b/>
        </w:rPr>
        <w:t>Group panes</w:t>
      </w:r>
      <w:r w:rsidR="008F5F52" w:rsidRPr="008F5F52">
        <w:t xml:space="preserve"> </w:t>
      </w:r>
    </w:p>
    <w:p w14:paraId="0D91AC6B" w14:textId="77777777" w:rsidR="002827BD" w:rsidRDefault="002827BD" w:rsidP="00297420">
      <w:pPr>
        <w:pStyle w:val="ListParagraph"/>
        <w:numPr>
          <w:ilvl w:val="0"/>
          <w:numId w:val="28"/>
        </w:numPr>
      </w:pPr>
      <w:r>
        <w:t xml:space="preserve">Click the radio button for </w:t>
      </w:r>
      <w:r w:rsidR="008F5F52" w:rsidRPr="002827BD">
        <w:rPr>
          <w:b/>
        </w:rPr>
        <w:t>Distribute graphs among groups</w:t>
      </w:r>
    </w:p>
    <w:p w14:paraId="79C95C3D" w14:textId="77777777" w:rsidR="002827BD" w:rsidRDefault="002827BD" w:rsidP="00297420">
      <w:pPr>
        <w:pStyle w:val="ListParagraph"/>
        <w:numPr>
          <w:ilvl w:val="0"/>
          <w:numId w:val="28"/>
        </w:numPr>
      </w:pPr>
      <w:r>
        <w:t xml:space="preserve">Under the </w:t>
      </w:r>
      <w:r>
        <w:rPr>
          <w:b/>
        </w:rPr>
        <w:t xml:space="preserve">Display </w:t>
      </w:r>
      <w:r>
        <w:t xml:space="preserve">heading, choose </w:t>
      </w:r>
      <w:r>
        <w:rPr>
          <w:b/>
        </w:rPr>
        <w:t xml:space="preserve">Tiled. </w:t>
      </w:r>
    </w:p>
    <w:p w14:paraId="7E61502C" w14:textId="77777777" w:rsidR="002827BD" w:rsidRPr="002827BD" w:rsidRDefault="002827BD" w:rsidP="00297420">
      <w:pPr>
        <w:pStyle w:val="ListParagraph"/>
        <w:numPr>
          <w:ilvl w:val="0"/>
          <w:numId w:val="28"/>
        </w:numPr>
      </w:pPr>
      <w:r>
        <w:t xml:space="preserve"> The </w:t>
      </w:r>
      <w:r>
        <w:rPr>
          <w:b/>
        </w:rPr>
        <w:t xml:space="preserve">Sort order </w:t>
      </w:r>
      <w:r>
        <w:t xml:space="preserve">option should read:  </w:t>
      </w:r>
      <w:r>
        <w:rPr>
          <w:b/>
        </w:rPr>
        <w:t xml:space="preserve">Document. </w:t>
      </w:r>
    </w:p>
    <w:p w14:paraId="79361DF0" w14:textId="167CC222" w:rsidR="008F5F52" w:rsidRDefault="008F5F52" w:rsidP="00297420">
      <w:pPr>
        <w:pStyle w:val="ListParagraph"/>
        <w:numPr>
          <w:ilvl w:val="0"/>
          <w:numId w:val="28"/>
        </w:numPr>
      </w:pPr>
      <w:r w:rsidRPr="008F5F52">
        <w:t xml:space="preserve"> </w:t>
      </w:r>
      <w:r w:rsidR="002827BD">
        <w:t xml:space="preserve">Click </w:t>
      </w:r>
      <w:r w:rsidR="002827BD">
        <w:rPr>
          <w:b/>
        </w:rPr>
        <w:t xml:space="preserve">OK. </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0627AF9E" w:rsidR="00EC13E1" w:rsidRPr="002D1A0E" w:rsidRDefault="008F5F52" w:rsidP="002D1A0E">
      <w:pPr>
        <w:pStyle w:val="ListParagraph"/>
        <w:numPr>
          <w:ilvl w:val="0"/>
          <w:numId w:val="28"/>
        </w:numPr>
        <w:rPr>
          <w:i/>
        </w:rPr>
      </w:pPr>
      <w:r w:rsidRPr="008F5F52">
        <w:t xml:space="preserve">Save your skyline document as </w:t>
      </w:r>
      <w:proofErr w:type="spellStart"/>
      <w:r w:rsidR="00D5318D" w:rsidRPr="002827BD">
        <w:rPr>
          <w:i/>
        </w:rPr>
        <w:t>DIA_</w:t>
      </w:r>
      <w:r w:rsidR="00B11498" w:rsidRPr="002827BD">
        <w:rPr>
          <w:i/>
        </w:rPr>
        <w:t>QE</w:t>
      </w:r>
      <w:r w:rsidR="00D5318D" w:rsidRPr="002827BD">
        <w:rPr>
          <w:i/>
        </w:rPr>
        <w:t>_extracted.sky</w:t>
      </w:r>
      <w:proofErr w:type="spellEnd"/>
    </w:p>
    <w:p w14:paraId="76EBC327" w14:textId="5112EA5D" w:rsidR="008F5F52" w:rsidRPr="00DA440C" w:rsidRDefault="008F5F52" w:rsidP="00DA440C">
      <w:pPr>
        <w:pStyle w:val="Heading1"/>
      </w:pPr>
      <w:proofErr w:type="spellStart"/>
      <w:r w:rsidRPr="00DA440C">
        <w:t>mProphet</w:t>
      </w:r>
      <w:proofErr w:type="spellEnd"/>
    </w:p>
    <w:p w14:paraId="66392CFF" w14:textId="50B52880" w:rsidR="00C1756F" w:rsidRPr="002827BD" w:rsidRDefault="00C1756F" w:rsidP="00297420">
      <w:pPr>
        <w:rPr>
          <w:b/>
          <w:lang w:val="en-GB"/>
        </w:rPr>
      </w:pPr>
      <w:r w:rsidRPr="00C1756F">
        <w:rPr>
          <w:lang w:val="en-GB"/>
        </w:rPr>
        <w:t xml:space="preserve">In this </w:t>
      </w:r>
      <w:r w:rsidR="00A51F94" w:rsidRPr="00C1756F">
        <w:rPr>
          <w:lang w:val="en-GB"/>
        </w:rPr>
        <w:t>section,</w:t>
      </w:r>
      <w:r w:rsidRPr="00C1756F">
        <w:rPr>
          <w:lang w:val="en-GB"/>
        </w:rPr>
        <w:t xml:space="preserve"> we will apply the </w:t>
      </w:r>
      <w:proofErr w:type="spellStart"/>
      <w:r w:rsidRPr="00C1756F">
        <w:rPr>
          <w:lang w:val="en-GB"/>
        </w:rPr>
        <w:t>mProphet</w:t>
      </w:r>
      <w:proofErr w:type="spellEnd"/>
      <w:r w:rsidRPr="00C1756F">
        <w:rPr>
          <w:lang w:val="en-GB"/>
        </w:rPr>
        <w:t xml:space="preserve"> algorithm to the </w:t>
      </w:r>
      <w:r>
        <w:rPr>
          <w:lang w:val="en-GB"/>
        </w:rPr>
        <w:t xml:space="preserve">data. The best scoring peak groups are </w:t>
      </w:r>
      <w:proofErr w:type="gramStart"/>
      <w:r>
        <w:rPr>
          <w:lang w:val="en-GB"/>
        </w:rPr>
        <w:t>selected</w:t>
      </w:r>
      <w:proofErr w:type="gramEnd"/>
      <w:r>
        <w:rPr>
          <w:lang w:val="en-GB"/>
        </w:rPr>
        <w:t xml:space="preserve"> and the q-values are calculated to enable FDR control.</w:t>
      </w:r>
    </w:p>
    <w:p w14:paraId="4DAAB91D" w14:textId="77777777" w:rsidR="008F5F52" w:rsidRPr="00C1756F" w:rsidRDefault="008F5F52" w:rsidP="008F5F52">
      <w:pPr>
        <w:jc w:val="both"/>
        <w:rPr>
          <w:rFonts w:ascii="Arial" w:hAnsi="Arial" w:cs="Arial"/>
          <w:b/>
          <w:lang w:val="en-GB"/>
        </w:rPr>
      </w:pPr>
    </w:p>
    <w:p w14:paraId="298C6760" w14:textId="184EF28F" w:rsidR="008F5F52" w:rsidRPr="008F5F52" w:rsidRDefault="00CA37E0" w:rsidP="00297420">
      <w:pPr>
        <w:pStyle w:val="ListParagraph"/>
        <w:numPr>
          <w:ilvl w:val="0"/>
          <w:numId w:val="29"/>
        </w:numPr>
      </w:pPr>
      <w:bookmarkStart w:id="18" w:name="_Hlk23864408"/>
      <w:commentRangeStart w:id="19"/>
      <w:r>
        <w:t xml:space="preserve">From the </w:t>
      </w:r>
      <w:del w:id="20" w:author="Nat Brace [2]" w:date="2019-11-05T15:06:00Z">
        <w:r w:rsidRPr="00CA37E0" w:rsidDel="009F548A">
          <w:rPr>
            <w:b/>
          </w:rPr>
          <w:delText>Edit</w:delText>
        </w:r>
        <w:r w:rsidDel="009F548A">
          <w:delText xml:space="preserve"> </w:delText>
        </w:r>
      </w:del>
      <w:ins w:id="21" w:author="Nat Brace [2]" w:date="2019-11-05T15:06:00Z">
        <w:r w:rsidR="009F548A">
          <w:rPr>
            <w:b/>
          </w:rPr>
          <w:t xml:space="preserve">Refine </w:t>
        </w:r>
      </w:ins>
      <w:r>
        <w:t xml:space="preserve">menu, choose </w:t>
      </w:r>
      <w:del w:id="22" w:author="Nat Brace [2]" w:date="2019-11-05T15:07:00Z">
        <w:r w:rsidRPr="00CA37E0" w:rsidDel="00A86468">
          <w:rPr>
            <w:b/>
          </w:rPr>
          <w:delText>Refine</w:delText>
        </w:r>
        <w:r w:rsidDel="00A86468">
          <w:delText xml:space="preserve"> and then </w:delText>
        </w:r>
      </w:del>
      <w:r w:rsidRPr="00CA37E0">
        <w:rPr>
          <w:b/>
        </w:rPr>
        <w:t>Reintegrate</w:t>
      </w:r>
      <w:del w:id="23" w:author="Nat Brace [2]" w:date="2019-11-05T15:07:00Z">
        <w:r w:rsidDel="00A86468">
          <w:delText xml:space="preserve"> from the submenu</w:delText>
        </w:r>
        <w:commentRangeEnd w:id="19"/>
        <w:r w:rsidR="009F548A" w:rsidDel="00A86468">
          <w:rPr>
            <w:rStyle w:val="CommentReference"/>
          </w:rPr>
          <w:commentReference w:id="19"/>
        </w:r>
        <w:r w:rsidDel="00A86468">
          <w:delText>.</w:delText>
        </w:r>
      </w:del>
      <w:r>
        <w:t xml:space="preserve"> </w:t>
      </w:r>
    </w:p>
    <w:p w14:paraId="0A669F8D" w14:textId="5C475353" w:rsidR="008F5F52" w:rsidRPr="008F5F52" w:rsidRDefault="008F5F52" w:rsidP="00297420">
      <w:pPr>
        <w:pStyle w:val="ListParagraph"/>
        <w:numPr>
          <w:ilvl w:val="0"/>
          <w:numId w:val="29"/>
        </w:numPr>
      </w:pPr>
      <w:del w:id="24" w:author="Nat Brace [2]" w:date="2019-11-05T15:08:00Z">
        <w:r w:rsidRPr="008F5F52" w:rsidDel="00A86468">
          <w:delText xml:space="preserve">From </w:delText>
        </w:r>
      </w:del>
      <w:ins w:id="25" w:author="Nat Brace [2]" w:date="2019-11-05T15:08:00Z">
        <w:r w:rsidR="00A86468">
          <w:t>In</w:t>
        </w:r>
        <w:r w:rsidR="00A86468" w:rsidRPr="008F5F52">
          <w:t xml:space="preserve"> </w:t>
        </w:r>
      </w:ins>
      <w:r w:rsidRPr="008F5F52">
        <w:t xml:space="preserve">the </w:t>
      </w:r>
      <w:del w:id="26" w:author="Nat Brace [2]" w:date="2019-11-05T15:07:00Z">
        <w:r w:rsidRPr="00A86468" w:rsidDel="00A86468">
          <w:rPr>
            <w:b/>
            <w:bCs/>
            <w:rPrChange w:id="27" w:author="Nat Brace [2]" w:date="2019-11-05T15:07:00Z">
              <w:rPr/>
            </w:rPrChange>
          </w:rPr>
          <w:delText>drop-down menu</w:delText>
        </w:r>
      </w:del>
      <w:ins w:id="28" w:author="Nat Brace [2]" w:date="2019-11-05T15:07:00Z">
        <w:r w:rsidR="00A86468">
          <w:rPr>
            <w:b/>
            <w:bCs/>
          </w:rPr>
          <w:t xml:space="preserve">Reintegrate </w:t>
        </w:r>
      </w:ins>
      <w:ins w:id="29" w:author="Nat Brace [2]" w:date="2019-11-05T15:08:00Z">
        <w:r w:rsidR="00A86468">
          <w:t>form</w:t>
        </w:r>
      </w:ins>
      <w:r w:rsidRPr="008F5F52">
        <w:t xml:space="preserve"> </w:t>
      </w:r>
      <w:ins w:id="30" w:author="Nat Brace [2]" w:date="2019-11-05T15:08:00Z">
        <w:r w:rsidR="00A86468">
          <w:t xml:space="preserve">that appears, </w:t>
        </w:r>
      </w:ins>
      <w:del w:id="31" w:author="Nat Brace [2]" w:date="2019-11-05T15:08:00Z">
        <w:r w:rsidRPr="008F5F52" w:rsidDel="00A86468">
          <w:delText xml:space="preserve">of the </w:delText>
        </w:r>
        <w:r w:rsidRPr="00CA37E0" w:rsidDel="00A86468">
          <w:delText>p</w:delText>
        </w:r>
        <w:r w:rsidR="001509AB" w:rsidRPr="00CA37E0" w:rsidDel="00A86468">
          <w:delText>eak scoring model</w:delText>
        </w:r>
        <w:r w:rsidR="001509AB" w:rsidDel="00A86468">
          <w:delText xml:space="preserve"> </w:delText>
        </w:r>
      </w:del>
      <w:r w:rsidR="001509AB">
        <w:t xml:space="preserve">select: </w:t>
      </w:r>
      <w:r w:rsidR="00CA37E0" w:rsidRPr="00CA37E0">
        <w:rPr>
          <w:b/>
        </w:rPr>
        <w:t>Add</w:t>
      </w:r>
      <w:ins w:id="32" w:author="Nat Brace [2]" w:date="2019-11-05T15:08:00Z">
        <w:r w:rsidR="00A86468">
          <w:rPr>
            <w:b/>
          </w:rPr>
          <w:t xml:space="preserve"> </w:t>
        </w:r>
        <w:r w:rsidR="00A86468">
          <w:rPr>
            <w:bCs/>
          </w:rPr>
          <w:t xml:space="preserve">in the </w:t>
        </w:r>
        <w:r w:rsidR="00A86468">
          <w:rPr>
            <w:b/>
          </w:rPr>
          <w:t xml:space="preserve">Peak scoring model </w:t>
        </w:r>
      </w:ins>
      <w:ins w:id="33" w:author="Nat Brace [2]" w:date="2019-11-05T15:09:00Z">
        <w:r w:rsidR="00A86468">
          <w:rPr>
            <w:bCs/>
          </w:rPr>
          <w:t xml:space="preserve">dropdown. </w:t>
        </w:r>
      </w:ins>
    </w:p>
    <w:p w14:paraId="1E039740" w14:textId="77BB55A4" w:rsidR="008F5F52" w:rsidRPr="008F5F52" w:rsidRDefault="00CA37E0" w:rsidP="00297420">
      <w:pPr>
        <w:pStyle w:val="ListParagraph"/>
        <w:numPr>
          <w:ilvl w:val="0"/>
          <w:numId w:val="29"/>
        </w:numPr>
      </w:pPr>
      <w:r>
        <w:t xml:space="preserve">Click </w:t>
      </w:r>
      <w:r w:rsidR="008F5F52" w:rsidRPr="00CA37E0">
        <w:rPr>
          <w:b/>
        </w:rPr>
        <w:t>Train Model</w:t>
      </w:r>
      <w:r w:rsidR="008F5F52" w:rsidRPr="008F5F52">
        <w:t xml:space="preserve"> and inspect the model score distributions</w:t>
      </w:r>
    </w:p>
    <w:bookmarkEnd w:id="18"/>
    <w:p w14:paraId="0ACE407B" w14:textId="34195A61" w:rsidR="008F5F52" w:rsidRPr="008F5F52" w:rsidRDefault="00CA37E0" w:rsidP="00297420">
      <w:pPr>
        <w:pStyle w:val="ListParagraph"/>
        <w:numPr>
          <w:ilvl w:val="0"/>
          <w:numId w:val="29"/>
        </w:numPr>
      </w:pPr>
      <w:r>
        <w:t xml:space="preserve">Enter </w:t>
      </w:r>
      <w:r w:rsidR="008F5F52" w:rsidRPr="008F5F52">
        <w:t>“</w:t>
      </w:r>
      <w:proofErr w:type="spellStart"/>
      <w:r w:rsidR="00D5318D">
        <w:t>DIA_</w:t>
      </w:r>
      <w:r w:rsidR="00B11498">
        <w:t>QE</w:t>
      </w:r>
      <w:r w:rsidR="00D5318D">
        <w:t>_tutorial</w:t>
      </w:r>
      <w:proofErr w:type="spellEnd"/>
      <w:r w:rsidR="008F5F52" w:rsidRPr="008F5F52">
        <w:t xml:space="preserve">” </w:t>
      </w:r>
      <w:r>
        <w:t xml:space="preserve">in the </w:t>
      </w:r>
      <w:r>
        <w:rPr>
          <w:b/>
        </w:rPr>
        <w:t xml:space="preserve">Name </w:t>
      </w:r>
      <w:r>
        <w:t xml:space="preserve">Field. </w:t>
      </w:r>
    </w:p>
    <w:p w14:paraId="258C5413" w14:textId="37546F32" w:rsidR="008F5F52" w:rsidRDefault="00CA37E0" w:rsidP="00CA37E0">
      <w:r>
        <w:t>T</w:t>
      </w:r>
      <w:r w:rsidR="008F5F52" w:rsidRPr="008F5F52">
        <w:t xml:space="preserve">he window should look </w:t>
      </w:r>
      <w:r>
        <w:t xml:space="preserve">something like </w:t>
      </w:r>
      <w:del w:id="34" w:author="Nat Brace [2]" w:date="2019-11-05T15:09:00Z">
        <w:r w:rsidR="008F5F52" w:rsidRPr="008F5F52" w:rsidDel="00A86468">
          <w:delText xml:space="preserve">like </w:delText>
        </w:r>
      </w:del>
      <w:r w:rsidR="008F5F52" w:rsidRPr="008F5F52">
        <w:t>this</w:t>
      </w:r>
      <w:r w:rsidR="00EA2D7C">
        <w:t xml:space="preserve"> (the score distribution and weights might be slightly different depending on the Skyline version</w:t>
      </w:r>
      <w:r w:rsidR="00F87311">
        <w:t xml:space="preserve"> or minor difference in extraction parameters</w:t>
      </w:r>
      <w:r w:rsidR="00EA2D7C">
        <w:t>)</w:t>
      </w:r>
      <w:r w:rsidR="008F5F52" w:rsidRPr="008F5F52">
        <w:t>:</w:t>
      </w:r>
    </w:p>
    <w:p w14:paraId="6AA8CD7C" w14:textId="6F92AA9E" w:rsidR="00EA2D7C" w:rsidRDefault="00EA2D7C" w:rsidP="00EA2D7C">
      <w:pPr>
        <w:pStyle w:val="ListParagraph"/>
        <w:jc w:val="both"/>
        <w:rPr>
          <w:rFonts w:ascii="Arial" w:hAnsi="Arial" w:cs="Arial"/>
        </w:rPr>
      </w:pPr>
    </w:p>
    <w:p w14:paraId="68A855F9" w14:textId="77777777" w:rsidR="00306023" w:rsidRPr="008F5F52" w:rsidRDefault="00306023" w:rsidP="00EA2D7C">
      <w:pPr>
        <w:pStyle w:val="ListParagraph"/>
        <w:jc w:val="both"/>
        <w:rPr>
          <w:rFonts w:ascii="Arial" w:hAnsi="Arial" w:cs="Arial"/>
        </w:rPr>
      </w:pPr>
    </w:p>
    <w:p w14:paraId="138228E2" w14:textId="24D1DC80" w:rsidR="008F5F52" w:rsidRPr="008F5F52" w:rsidRDefault="00C318E9" w:rsidP="008F5F52">
      <w:pPr>
        <w:jc w:val="both"/>
        <w:rPr>
          <w:rFonts w:ascii="Arial" w:hAnsi="Arial" w:cs="Arial"/>
        </w:rPr>
      </w:pPr>
      <w:commentRangeStart w:id="35"/>
      <w:r>
        <w:rPr>
          <w:noProof/>
        </w:rPr>
        <w:lastRenderedPageBreak/>
        <w:drawing>
          <wp:inline distT="0" distB="0" distL="0" distR="0" wp14:anchorId="2204ED5F" wp14:editId="5AA08D68">
            <wp:extent cx="5756910" cy="3550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910" cy="3550285"/>
                    </a:xfrm>
                    <a:prstGeom prst="rect">
                      <a:avLst/>
                    </a:prstGeom>
                  </pic:spPr>
                </pic:pic>
              </a:graphicData>
            </a:graphic>
          </wp:inline>
        </w:drawing>
      </w:r>
      <w:commentRangeEnd w:id="35"/>
      <w:r w:rsidR="00D20BB9">
        <w:rPr>
          <w:rStyle w:val="CommentReference"/>
        </w:rPr>
        <w:commentReference w:id="35"/>
      </w:r>
    </w:p>
    <w:p w14:paraId="036720A0" w14:textId="77777777" w:rsidR="008F5F52" w:rsidRDefault="008F5F52" w:rsidP="008F5F52">
      <w:pPr>
        <w:jc w:val="both"/>
        <w:rPr>
          <w:rFonts w:ascii="Arial" w:hAnsi="Arial" w:cs="Arial"/>
        </w:rPr>
      </w:pPr>
    </w:p>
    <w:p w14:paraId="234863C8" w14:textId="77777777" w:rsidR="000B4989" w:rsidRPr="008F5F52" w:rsidRDefault="000B4989" w:rsidP="00297420"/>
    <w:p w14:paraId="265B4848" w14:textId="57071D2F" w:rsidR="008F5F52" w:rsidRPr="008F5F52" w:rsidRDefault="008F5F52" w:rsidP="00297420">
      <w:pPr>
        <w:pStyle w:val="ListParagraph"/>
        <w:numPr>
          <w:ilvl w:val="0"/>
          <w:numId w:val="30"/>
        </w:numPr>
      </w:pPr>
      <w:r w:rsidRPr="008F5F52">
        <w:t>Inspect the target and decoy discriminant score distributions</w:t>
      </w:r>
      <w:r w:rsidR="00CB40EF">
        <w:t xml:space="preserve"> in the “Model Scores” </w:t>
      </w:r>
      <w:r w:rsidR="00237957">
        <w:t>tab</w:t>
      </w:r>
      <w:r w:rsidR="004F22E7">
        <w:t>.</w:t>
      </w:r>
    </w:p>
    <w:p w14:paraId="16F0C7CD" w14:textId="6D257BE9" w:rsidR="008F5F52" w:rsidRPr="008F5F52" w:rsidRDefault="00CA37E0" w:rsidP="00297420">
      <w:pPr>
        <w:pStyle w:val="ListParagraph"/>
        <w:numPr>
          <w:ilvl w:val="0"/>
          <w:numId w:val="30"/>
        </w:numPr>
      </w:pPr>
      <w:r>
        <w:t xml:space="preserve">Click on the </w:t>
      </w:r>
      <w:r w:rsidRPr="00CA37E0">
        <w:rPr>
          <w:b/>
        </w:rPr>
        <w:t>Feature Scores</w:t>
      </w:r>
      <w:r>
        <w:t xml:space="preserve"> </w:t>
      </w:r>
      <w:r w:rsidR="008F5F52" w:rsidRPr="008F5F52">
        <w:t>tab and then select each of the scores in the table one by one. Notice which scores are best at discriminating between targets and decoys</w:t>
      </w:r>
      <w:r>
        <w:t>.</w:t>
      </w:r>
    </w:p>
    <w:p w14:paraId="2E2DCE8D" w14:textId="58A1254F" w:rsidR="008F5F52" w:rsidRPr="008F5F52" w:rsidRDefault="00CA37E0" w:rsidP="00297420">
      <w:pPr>
        <w:pStyle w:val="ListParagraph"/>
        <w:numPr>
          <w:ilvl w:val="0"/>
          <w:numId w:val="30"/>
        </w:numPr>
      </w:pPr>
      <w:r>
        <w:t xml:space="preserve">Inspect the </w:t>
      </w:r>
      <w:r w:rsidRPr="00CA37E0">
        <w:rPr>
          <w:b/>
        </w:rPr>
        <w:t>P Values</w:t>
      </w:r>
      <w:r>
        <w:t xml:space="preserve"> and </w:t>
      </w:r>
      <w:r w:rsidR="008F5F52" w:rsidRPr="00CA37E0">
        <w:rPr>
          <w:b/>
        </w:rPr>
        <w:t>Q Values</w:t>
      </w:r>
      <w:r w:rsidR="008F5F52" w:rsidRPr="008F5F52">
        <w:t xml:space="preserve"> tabs</w:t>
      </w:r>
      <w:r w:rsidR="00C1756F">
        <w:t xml:space="preserve">. Are </w:t>
      </w:r>
      <w:proofErr w:type="gramStart"/>
      <w:r w:rsidR="00C1756F">
        <w:t>the majority of</w:t>
      </w:r>
      <w:proofErr w:type="gramEnd"/>
      <w:r w:rsidR="00C1756F">
        <w:t xml:space="preserve"> the targets detected?</w:t>
      </w:r>
    </w:p>
    <w:p w14:paraId="2E59D137" w14:textId="77F787BF" w:rsidR="008F5F52" w:rsidRPr="008F5F52" w:rsidRDefault="00CA37E0" w:rsidP="00297420">
      <w:pPr>
        <w:pStyle w:val="ListParagraph"/>
        <w:numPr>
          <w:ilvl w:val="0"/>
          <w:numId w:val="30"/>
        </w:numPr>
      </w:pPr>
      <w:r>
        <w:t xml:space="preserve">Click </w:t>
      </w:r>
      <w:r>
        <w:rPr>
          <w:b/>
        </w:rPr>
        <w:t>OK.</w:t>
      </w:r>
    </w:p>
    <w:p w14:paraId="46BBE43A" w14:textId="13DD69CD" w:rsidR="008F5F52" w:rsidRPr="008F5F52" w:rsidRDefault="008F5F52" w:rsidP="00297420">
      <w:pPr>
        <w:pStyle w:val="ListParagraph"/>
        <w:numPr>
          <w:ilvl w:val="0"/>
          <w:numId w:val="30"/>
        </w:numPr>
      </w:pPr>
      <w:r w:rsidRPr="008F5F52">
        <w:t xml:space="preserve">Back in the </w:t>
      </w:r>
      <w:del w:id="37" w:author="Nat Brace [2]" w:date="2019-11-05T15:10:00Z">
        <w:r w:rsidRPr="00A86468" w:rsidDel="00A86468">
          <w:rPr>
            <w:b/>
            <w:bCs/>
            <w:rPrChange w:id="38" w:author="Nat Brace [2]" w:date="2019-11-05T15:10:00Z">
              <w:rPr/>
            </w:rPrChange>
          </w:rPr>
          <w:delText>“Reintegrate”</w:delText>
        </w:r>
      </w:del>
      <w:ins w:id="39" w:author="Nat Brace [2]" w:date="2019-11-05T15:10:00Z">
        <w:r w:rsidR="00A86468">
          <w:rPr>
            <w:b/>
            <w:bCs/>
          </w:rPr>
          <w:t>Reintegrate</w:t>
        </w:r>
      </w:ins>
      <w:r w:rsidRPr="008F5F52">
        <w:t xml:space="preserve"> window select </w:t>
      </w:r>
      <w:ins w:id="40" w:author="Nat Brace [2]" w:date="2019-11-05T15:11:00Z">
        <w:r w:rsidR="00A86468">
          <w:t xml:space="preserve">the </w:t>
        </w:r>
      </w:ins>
      <w:r w:rsidRPr="008F5F52">
        <w:t>following:</w:t>
      </w:r>
    </w:p>
    <w:p w14:paraId="312F5638" w14:textId="77777777" w:rsidR="008F5F52" w:rsidRPr="008F5F52" w:rsidRDefault="008F5F52" w:rsidP="008F5F52">
      <w:pPr>
        <w:pStyle w:val="ListParagraph"/>
        <w:jc w:val="both"/>
        <w:rPr>
          <w:rFonts w:ascii="Arial" w:hAnsi="Arial" w:cs="Arial"/>
        </w:rPr>
      </w:pPr>
    </w:p>
    <w:p w14:paraId="000B7153" w14:textId="23909380" w:rsidR="008F5F52" w:rsidRPr="008F5F52" w:rsidRDefault="00C318E9" w:rsidP="00506DEA">
      <w:pPr>
        <w:rPr>
          <w:rFonts w:ascii="Arial" w:hAnsi="Arial" w:cs="Arial"/>
        </w:rPr>
      </w:pPr>
      <w:r>
        <w:rPr>
          <w:noProof/>
        </w:rPr>
        <w:drawing>
          <wp:inline distT="0" distB="0" distL="0" distR="0" wp14:anchorId="7C776D16" wp14:editId="6D1E8126">
            <wp:extent cx="2385898" cy="1878421"/>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8986" cy="1880852"/>
                    </a:xfrm>
                    <a:prstGeom prst="rect">
                      <a:avLst/>
                    </a:prstGeom>
                  </pic:spPr>
                </pic:pic>
              </a:graphicData>
            </a:graphic>
          </wp:inline>
        </w:drawing>
      </w:r>
    </w:p>
    <w:p w14:paraId="52071B7F" w14:textId="77777777" w:rsidR="008F5F52" w:rsidRPr="008F5F52" w:rsidRDefault="008F5F52" w:rsidP="008F5F52">
      <w:pPr>
        <w:jc w:val="center"/>
        <w:rPr>
          <w:rFonts w:ascii="Arial" w:hAnsi="Arial" w:cs="Arial"/>
        </w:rPr>
      </w:pPr>
    </w:p>
    <w:p w14:paraId="75B6C6A1" w14:textId="55F0AEAD" w:rsidR="008F5F52" w:rsidRDefault="00CA37E0" w:rsidP="00297420">
      <w:pPr>
        <w:pStyle w:val="ListParagraph"/>
        <w:numPr>
          <w:ilvl w:val="0"/>
          <w:numId w:val="31"/>
        </w:numPr>
      </w:pPr>
      <w:r>
        <w:t xml:space="preserve">Click </w:t>
      </w:r>
      <w:r w:rsidRPr="00CA37E0">
        <w:rPr>
          <w:b/>
        </w:rPr>
        <w:t>OK</w:t>
      </w:r>
      <w:r>
        <w:rPr>
          <w:b/>
        </w:rPr>
        <w:t>.</w:t>
      </w:r>
    </w:p>
    <w:p w14:paraId="6B4EEE42" w14:textId="5659F7F1" w:rsidR="00E925BC" w:rsidRPr="008F5F52" w:rsidRDefault="00CA37E0" w:rsidP="00297420">
      <w:pPr>
        <w:pStyle w:val="ListParagraph"/>
        <w:numPr>
          <w:ilvl w:val="0"/>
          <w:numId w:val="31"/>
        </w:numPr>
      </w:pPr>
      <w:commentRangeStart w:id="41"/>
      <w:r>
        <w:t xml:space="preserve">From the </w:t>
      </w:r>
      <w:r w:rsidR="00E925BC" w:rsidRPr="00CA37E0">
        <w:rPr>
          <w:b/>
        </w:rPr>
        <w:t>Settings</w:t>
      </w:r>
      <w:r>
        <w:t xml:space="preserve"> menu</w:t>
      </w:r>
      <w:r w:rsidR="00E925BC">
        <w:t xml:space="preserve"> </w:t>
      </w:r>
      <w:r>
        <w:t xml:space="preserve">choose </w:t>
      </w:r>
      <w:r w:rsidR="00E925BC" w:rsidRPr="00CA37E0">
        <w:rPr>
          <w:b/>
        </w:rPr>
        <w:t>Integrate all</w:t>
      </w:r>
      <w:r w:rsidR="00E925BC">
        <w:t xml:space="preserve"> to quantify using all transitions</w:t>
      </w:r>
      <w:commentRangeEnd w:id="41"/>
      <w:r w:rsidR="00A86468">
        <w:rPr>
          <w:rStyle w:val="CommentReference"/>
        </w:rPr>
        <w:commentReference w:id="41"/>
      </w:r>
    </w:p>
    <w:p w14:paraId="7FEF00C0" w14:textId="098BDCAF" w:rsidR="008F5F52" w:rsidRPr="008F5F52" w:rsidRDefault="008F5F52" w:rsidP="00297420">
      <w:pPr>
        <w:pStyle w:val="ListParagraph"/>
        <w:numPr>
          <w:ilvl w:val="0"/>
          <w:numId w:val="31"/>
        </w:numPr>
      </w:pPr>
      <w:r w:rsidRPr="008F5F52">
        <w:t xml:space="preserve">Save your skyline document as </w:t>
      </w:r>
      <w:proofErr w:type="spellStart"/>
      <w:r w:rsidR="00324A21" w:rsidRPr="00297420">
        <w:rPr>
          <w:i/>
        </w:rPr>
        <w:t>DIA_</w:t>
      </w:r>
      <w:r w:rsidR="00B11498" w:rsidRPr="00297420">
        <w:rPr>
          <w:i/>
        </w:rPr>
        <w:t>QE</w:t>
      </w:r>
      <w:r w:rsidRPr="00297420">
        <w:rPr>
          <w:i/>
        </w:rPr>
        <w:t>_mProphet.sky</w:t>
      </w:r>
      <w:proofErr w:type="spellEnd"/>
    </w:p>
    <w:p w14:paraId="3D83E7CB" w14:textId="77777777" w:rsidR="00853A26" w:rsidRDefault="00853A26">
      <w:pPr>
        <w:rPr>
          <w:rFonts w:ascii="Arial" w:hAnsi="Arial" w:cs="Arial"/>
        </w:rPr>
      </w:pPr>
    </w:p>
    <w:p w14:paraId="374EEA54" w14:textId="0FEE2B8E" w:rsidR="008F5F52" w:rsidRPr="00EA2D7C" w:rsidRDefault="008F5F52" w:rsidP="00297420">
      <w:pPr>
        <w:pStyle w:val="Heading1"/>
      </w:pPr>
      <w:r w:rsidRPr="00EA2D7C">
        <w:t>Inspect the data manually</w:t>
      </w:r>
    </w:p>
    <w:p w14:paraId="698075B9" w14:textId="77777777" w:rsidR="008F5F52" w:rsidRDefault="008F5F52" w:rsidP="008F5F52">
      <w:pPr>
        <w:jc w:val="both"/>
        <w:rPr>
          <w:rFonts w:ascii="Arial" w:hAnsi="Arial" w:cs="Arial"/>
          <w:b/>
        </w:rPr>
      </w:pPr>
    </w:p>
    <w:p w14:paraId="003138EA" w14:textId="0A844230" w:rsidR="008F5F52" w:rsidRPr="00EA2D7C" w:rsidRDefault="008F5F52" w:rsidP="00CA37E0">
      <w:r w:rsidRPr="00EA2D7C">
        <w:t>Now we will manually inspect some of the chromatography and underlying spectra</w:t>
      </w:r>
      <w:r w:rsidR="00CA37E0">
        <w:t>.</w:t>
      </w:r>
      <w:r w:rsidR="002D1A0E">
        <w:t xml:space="preserve">  To do that, we need to be sure that the </w:t>
      </w:r>
      <w:r w:rsidR="002D1A0E">
        <w:rPr>
          <w:b/>
        </w:rPr>
        <w:t>Retention Times</w:t>
      </w:r>
      <w:r w:rsidR="002D1A0E">
        <w:t xml:space="preserve"> and </w:t>
      </w:r>
      <w:r w:rsidR="002D1A0E" w:rsidRPr="002D1A0E">
        <w:rPr>
          <w:b/>
        </w:rPr>
        <w:t>Peak Area</w:t>
      </w:r>
      <w:r w:rsidR="002D1A0E">
        <w:t xml:space="preserve"> views are showing:</w:t>
      </w:r>
    </w:p>
    <w:p w14:paraId="2408D91B" w14:textId="68E81FFB" w:rsidR="002D1A0E" w:rsidRPr="002D1A0E" w:rsidRDefault="00CA37E0" w:rsidP="00824C9C">
      <w:pPr>
        <w:pStyle w:val="ListParagraph"/>
        <w:numPr>
          <w:ilvl w:val="0"/>
          <w:numId w:val="32"/>
        </w:numPr>
      </w:pPr>
      <w:r>
        <w:t xml:space="preserve">From the </w:t>
      </w:r>
      <w:r w:rsidRPr="002D1A0E">
        <w:rPr>
          <w:b/>
        </w:rPr>
        <w:t>View</w:t>
      </w:r>
      <w:r>
        <w:t xml:space="preserve"> menu click </w:t>
      </w:r>
      <w:r w:rsidR="002D1A0E">
        <w:rPr>
          <w:b/>
        </w:rPr>
        <w:t xml:space="preserve">Retention Times </w:t>
      </w:r>
      <w:r w:rsidR="002D1A0E">
        <w:t xml:space="preserve">and then choose </w:t>
      </w:r>
      <w:r w:rsidR="002D1A0E">
        <w:rPr>
          <w:b/>
        </w:rPr>
        <w:t>Replicate Comparison</w:t>
      </w:r>
      <w:r w:rsidRPr="002D1A0E">
        <w:rPr>
          <w:b/>
        </w:rPr>
        <w:t xml:space="preserve">.  </w:t>
      </w:r>
    </w:p>
    <w:p w14:paraId="25C687AB" w14:textId="4D5C9445" w:rsidR="002D1A0E" w:rsidRDefault="002D1A0E" w:rsidP="00824C9C">
      <w:pPr>
        <w:pStyle w:val="ListParagraph"/>
        <w:numPr>
          <w:ilvl w:val="0"/>
          <w:numId w:val="32"/>
        </w:numPr>
      </w:pPr>
      <w:proofErr w:type="gramStart"/>
      <w:r w:rsidRPr="002D1A0E">
        <w:t>Again</w:t>
      </w:r>
      <w:proofErr w:type="gramEnd"/>
      <w:r w:rsidRPr="002D1A0E">
        <w:t xml:space="preserve"> from the</w:t>
      </w:r>
      <w:r>
        <w:rPr>
          <w:b/>
        </w:rPr>
        <w:t xml:space="preserve"> </w:t>
      </w:r>
      <w:r w:rsidR="00CA37E0" w:rsidRPr="002D1A0E">
        <w:rPr>
          <w:b/>
        </w:rPr>
        <w:t xml:space="preserve">View </w:t>
      </w:r>
      <w:r>
        <w:t xml:space="preserve">menu, click </w:t>
      </w:r>
      <w:r w:rsidRPr="002D1A0E">
        <w:rPr>
          <w:b/>
        </w:rPr>
        <w:t>Peak Area</w:t>
      </w:r>
      <w:r>
        <w:t xml:space="preserve"> and </w:t>
      </w:r>
      <w:r w:rsidRPr="002D1A0E">
        <w:rPr>
          <w:b/>
        </w:rPr>
        <w:t>Replicate Comparison</w:t>
      </w:r>
      <w:r>
        <w:rPr>
          <w:b/>
        </w:rPr>
        <w:t xml:space="preserve"> </w:t>
      </w:r>
      <w:r w:rsidRPr="002D1A0E">
        <w:t>from the submenu</w:t>
      </w:r>
      <w:r>
        <w:t xml:space="preserve">. </w:t>
      </w:r>
    </w:p>
    <w:p w14:paraId="208221E7" w14:textId="32DDB6EB" w:rsidR="002D1A0E" w:rsidRDefault="002D1A0E" w:rsidP="002D1A0E">
      <w:r>
        <w:t xml:space="preserve">Now both views should be visible.  Let’s configure them optimally on the screen: </w:t>
      </w:r>
    </w:p>
    <w:p w14:paraId="2D9FD651" w14:textId="2B8F7AC6" w:rsidR="00EA2D7C" w:rsidRDefault="00EA2D7C" w:rsidP="00297420">
      <w:pPr>
        <w:pStyle w:val="ListParagraph"/>
        <w:numPr>
          <w:ilvl w:val="0"/>
          <w:numId w:val="32"/>
        </w:numPr>
      </w:pPr>
      <w:r>
        <w:t>If these new windows are floating you can dock them by clicking on the top border of the floating window, holding the left mouse button down, and dragging this window</w:t>
      </w:r>
      <w:r w:rsidR="002D1A0E">
        <w:t xml:space="preserve">: </w:t>
      </w:r>
    </w:p>
    <w:p w14:paraId="73951AC0" w14:textId="3DAB521F" w:rsidR="000B4989" w:rsidRDefault="000B4989" w:rsidP="00297420">
      <w:pPr>
        <w:pStyle w:val="ListParagraph"/>
        <w:numPr>
          <w:ilvl w:val="0"/>
          <w:numId w:val="32"/>
        </w:numPr>
      </w:pPr>
      <w:r>
        <w:t>Y</w:t>
      </w:r>
      <w:r w:rsidR="0021409C">
        <w:t xml:space="preserve">ou can also similarly dock the </w:t>
      </w:r>
      <w:r w:rsidRPr="0021409C">
        <w:rPr>
          <w:b/>
        </w:rPr>
        <w:t>Library Match</w:t>
      </w:r>
      <w:r>
        <w:t xml:space="preserve"> window as shown below.</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297420">
      <w:pPr>
        <w:pStyle w:val="ListParagraph"/>
        <w:numPr>
          <w:ilvl w:val="0"/>
          <w:numId w:val="33"/>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63496966" w:rsidR="0021409C" w:rsidRPr="0021409C" w:rsidRDefault="0021409C" w:rsidP="0021409C">
      <w:pPr>
        <w:ind w:left="360"/>
        <w:rPr>
          <w:lang w:val="en-GB"/>
        </w:rPr>
      </w:pPr>
      <w:commentRangeStart w:id="43"/>
      <w:r>
        <w:rPr>
          <w:noProof/>
        </w:rPr>
        <w:lastRenderedPageBreak/>
        <w:drawing>
          <wp:inline distT="0" distB="0" distL="0" distR="0" wp14:anchorId="125D4A72" wp14:editId="6EE5BE33">
            <wp:extent cx="5756910" cy="39579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3957955"/>
                    </a:xfrm>
                    <a:prstGeom prst="rect">
                      <a:avLst/>
                    </a:prstGeom>
                  </pic:spPr>
                </pic:pic>
              </a:graphicData>
            </a:graphic>
          </wp:inline>
        </w:drawing>
      </w:r>
      <w:commentRangeEnd w:id="43"/>
      <w:r>
        <w:rPr>
          <w:rStyle w:val="CommentReference"/>
        </w:rPr>
        <w:commentReference w:id="43"/>
      </w:r>
    </w:p>
    <w:p w14:paraId="36C9540C" w14:textId="1796769E" w:rsidR="00463CA3" w:rsidRPr="00297420" w:rsidRDefault="00463CA3" w:rsidP="00297420">
      <w:pPr>
        <w:pStyle w:val="ListParagraph"/>
        <w:numPr>
          <w:ilvl w:val="0"/>
          <w:numId w:val="33"/>
        </w:numPr>
        <w:rPr>
          <w:lang w:val="en-GB"/>
        </w:rPr>
      </w:pPr>
      <w:r w:rsidRPr="00463CA3">
        <w:t>Click</w:t>
      </w:r>
      <w:r w:rsidR="0021409C">
        <w:t xml:space="preserve"> on the first E. coli protein: </w:t>
      </w:r>
      <w:r w:rsidRPr="0021409C">
        <w:rPr>
          <w:b/>
        </w:rPr>
        <w:t>sp|P63284|CLPB_ECOLI</w:t>
      </w:r>
      <w:r w:rsidR="00BA0558">
        <w:t>.</w:t>
      </w:r>
    </w:p>
    <w:p w14:paraId="0EFEBCC5" w14:textId="6DA05A55" w:rsidR="00463CA3" w:rsidRDefault="00463CA3" w:rsidP="00297420">
      <w:pPr>
        <w:rPr>
          <w:lang w:val="en-GB"/>
        </w:rPr>
      </w:pPr>
      <w:r>
        <w:rPr>
          <w:lang w:val="en-GB"/>
        </w:rPr>
        <w:t>Y</w:t>
      </w:r>
      <w:r w:rsidRPr="00463CA3">
        <w:rPr>
          <w:lang w:val="en-GB"/>
        </w:rPr>
        <w:t xml:space="preserve">ou should see </w:t>
      </w:r>
      <w:proofErr w:type="gramStart"/>
      <w:r w:rsidRPr="00463CA3">
        <w:rPr>
          <w:lang w:val="en-GB"/>
        </w:rPr>
        <w:t>all of</w:t>
      </w:r>
      <w:proofErr w:type="gramEnd"/>
      <w:r w:rsidRPr="00463CA3">
        <w:rPr>
          <w:lang w:val="en-GB"/>
        </w:rPr>
        <w:t xml:space="preserve"> the peptides for this protein shown on the various plots (XIC </w:t>
      </w:r>
      <w:proofErr w:type="spellStart"/>
      <w:r w:rsidRPr="00463CA3">
        <w:rPr>
          <w:lang w:val="en-GB"/>
        </w:rPr>
        <w:t>chromatrography</w:t>
      </w:r>
      <w:proofErr w:type="spellEnd"/>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 xml:space="preserve">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45B80222" w14:textId="44801DA9" w:rsidR="00E925BC" w:rsidRPr="0021409C" w:rsidRDefault="00463CA3" w:rsidP="0021409C">
      <w:pPr>
        <w:rPr>
          <w:lang w:val="en-GB"/>
        </w:rPr>
      </w:pPr>
      <w:r>
        <w:rPr>
          <w:lang w:val="en-GB"/>
        </w:rPr>
        <w:t xml:space="preserve">From the peak area replicate comparison, does this protein appear </w:t>
      </w:r>
      <w:r w:rsidR="0021409C">
        <w:rPr>
          <w:lang w:val="en-GB"/>
        </w:rPr>
        <w:t>to be differentially regulated?</w:t>
      </w:r>
    </w:p>
    <w:p w14:paraId="3E8E58F0" w14:textId="687C3C23" w:rsidR="00463CA3" w:rsidRPr="00463CA3" w:rsidRDefault="00463CA3" w:rsidP="00297420">
      <w:pPr>
        <w:pStyle w:val="ListParagraph"/>
        <w:numPr>
          <w:ilvl w:val="0"/>
          <w:numId w:val="34"/>
        </w:numPr>
      </w:pPr>
      <w:r>
        <w:t>If you select this f</w:t>
      </w:r>
      <w:r w:rsidR="00FF4428">
        <w:t>ifth</w:t>
      </w:r>
      <w:r>
        <w:t xml:space="preserve"> peptide (</w:t>
      </w:r>
      <w:r w:rsidR="00C318E9" w:rsidRPr="00DD05F4">
        <w:rPr>
          <w:b/>
        </w:rPr>
        <w:t>LPQVEGTGGDVQPSQDLVR</w:t>
      </w:r>
      <w:r w:rsidR="00C318E9">
        <w:t xml:space="preserve">) </w:t>
      </w:r>
      <w:r>
        <w:t xml:space="preserve">in this protein, then you get specific information for this peptide in </w:t>
      </w:r>
      <w:proofErr w:type="gramStart"/>
      <w:r>
        <w:t>all of</w:t>
      </w:r>
      <w:proofErr w:type="gramEnd"/>
      <w:r>
        <w:t xml:space="preserve"> these views</w:t>
      </w:r>
      <w:r w:rsidR="00BA0558">
        <w:t>.</w:t>
      </w:r>
    </w:p>
    <w:p w14:paraId="23A2FB45" w14:textId="26A7EBCD" w:rsidR="00463CA3" w:rsidRDefault="00463CA3" w:rsidP="00463CA3">
      <w:pPr>
        <w:ind w:left="360"/>
        <w:jc w:val="both"/>
        <w:rPr>
          <w:rFonts w:ascii="Arial" w:hAnsi="Arial" w:cs="Arial"/>
          <w:lang w:val="en-GB"/>
        </w:rPr>
      </w:pPr>
    </w:p>
    <w:p w14:paraId="130DD1FF" w14:textId="20DA04A3" w:rsidR="00D72034" w:rsidRPr="00463CA3" w:rsidRDefault="00C318E9" w:rsidP="00506DEA">
      <w:pPr>
        <w:ind w:left="360"/>
        <w:rPr>
          <w:rFonts w:ascii="Arial" w:hAnsi="Arial" w:cs="Arial"/>
          <w:lang w:val="en-GB"/>
        </w:rPr>
      </w:pPr>
      <w:r>
        <w:rPr>
          <w:noProof/>
        </w:rPr>
        <w:lastRenderedPageBreak/>
        <w:drawing>
          <wp:inline distT="0" distB="0" distL="0" distR="0" wp14:anchorId="66F0B2F6" wp14:editId="7304CB46">
            <wp:extent cx="5756910" cy="39598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3959860"/>
                    </a:xfrm>
                    <a:prstGeom prst="rect">
                      <a:avLst/>
                    </a:prstGeom>
                  </pic:spPr>
                </pic:pic>
              </a:graphicData>
            </a:graphic>
          </wp:inline>
        </w:drawing>
      </w:r>
    </w:p>
    <w:p w14:paraId="47583F03" w14:textId="34F759BC" w:rsidR="00EC13E1" w:rsidRDefault="00EC13E1" w:rsidP="00D72034">
      <w:pPr>
        <w:jc w:val="both"/>
        <w:rPr>
          <w:rFonts w:ascii="Arial" w:hAnsi="Arial" w:cs="Arial"/>
          <w:lang w:val="en-GB"/>
        </w:rPr>
      </w:pPr>
    </w:p>
    <w:p w14:paraId="78C16F22" w14:textId="77777777" w:rsidR="00EA2D7C" w:rsidRPr="00B73A5D" w:rsidRDefault="00EA2D7C" w:rsidP="00B73A5D">
      <w:pPr>
        <w:jc w:val="both"/>
        <w:rPr>
          <w:rFonts w:ascii="Arial" w:hAnsi="Arial" w:cs="Arial"/>
        </w:rPr>
      </w:pPr>
    </w:p>
    <w:p w14:paraId="12ECD3BB" w14:textId="7F9C9148" w:rsidR="00463CA3" w:rsidRDefault="00463CA3" w:rsidP="00297420">
      <w:pPr>
        <w:pStyle w:val="ListParagraph"/>
        <w:numPr>
          <w:ilvl w:val="0"/>
          <w:numId w:val="34"/>
        </w:numPr>
      </w:pPr>
      <w:r>
        <w:t xml:space="preserve">Examine the peak area patterns for the rest of the peptides belonging to this </w:t>
      </w:r>
      <w:r w:rsidR="00876675">
        <w:t>protein</w:t>
      </w:r>
      <w:r>
        <w:t>. Is the quantitative pattern for the peptides from this protein consistent with the expected differential regulation pattern?</w:t>
      </w:r>
    </w:p>
    <w:p w14:paraId="7BE77CBE" w14:textId="4A0ED131" w:rsidR="00463CA3" w:rsidRPr="00B47689" w:rsidRDefault="00DA3016" w:rsidP="00DD05F4">
      <w:pPr>
        <w:ind w:left="360"/>
      </w:pPr>
      <w:r>
        <w:rPr>
          <w:b/>
        </w:rPr>
        <w:t>NOTE:</w:t>
      </w:r>
      <w:r w:rsidR="00463CA3" w:rsidRPr="008F5F52">
        <w:t xml:space="preserve"> </w:t>
      </w:r>
      <w:r w:rsidR="00463CA3">
        <w:t xml:space="preserve">If there is more than one precursor charge state for a given peptide sequence these are extracted and scored separately. You can look at these by clicking the </w:t>
      </w:r>
      <w:r w:rsidR="00DD05F4">
        <w:rPr>
          <w:b/>
        </w:rPr>
        <w:t>+</w:t>
      </w:r>
      <w:r w:rsidR="00463CA3">
        <w:t xml:space="preserve"> next to the peptide sequence and clicking on the individual charge states.</w:t>
      </w:r>
    </w:p>
    <w:p w14:paraId="63A38CA9" w14:textId="63B4F7A3" w:rsidR="00463CA3" w:rsidRDefault="00463CA3" w:rsidP="00297420">
      <w:pPr>
        <w:pStyle w:val="NoSpacing"/>
        <w:numPr>
          <w:ilvl w:val="0"/>
          <w:numId w:val="34"/>
        </w:numPr>
      </w:pPr>
      <w:r>
        <w:t xml:space="preserve">Click on </w:t>
      </w:r>
      <w:r w:rsidR="001D5127">
        <w:t xml:space="preserve">some of </w:t>
      </w:r>
      <w:r>
        <w:t>the human protein</w:t>
      </w:r>
      <w:r w:rsidR="00306023">
        <w:t>s</w:t>
      </w:r>
      <w:r>
        <w:t xml:space="preserve"> in the document</w:t>
      </w:r>
      <w:r w:rsidR="00DD05F4">
        <w:t>.</w:t>
      </w:r>
      <w:r>
        <w:t xml:space="preserve"> Examine the replicate peak areas from the protein level view and the peptide level view</w:t>
      </w:r>
      <w:r w:rsidR="00B47689">
        <w:t>. Are the peak areas consistent with the expected ratios?</w:t>
      </w:r>
      <w:r w:rsidR="001D5127">
        <w:t xml:space="preserve"> What about the yeast proteins?</w:t>
      </w:r>
    </w:p>
    <w:p w14:paraId="3A6628E8" w14:textId="321931AB" w:rsidR="00B47689" w:rsidRDefault="00D72034" w:rsidP="00297420">
      <w:pPr>
        <w:pStyle w:val="NoSpacing"/>
        <w:numPr>
          <w:ilvl w:val="0"/>
          <w:numId w:val="34"/>
        </w:numPr>
      </w:pPr>
      <w:r>
        <w:t xml:space="preserve">Click </w:t>
      </w:r>
      <w:r w:rsidR="00FF4428">
        <w:t xml:space="preserve">again on the </w:t>
      </w:r>
      <w:r w:rsidR="00C318E9" w:rsidRPr="00DD05F4">
        <w:rPr>
          <w:b/>
        </w:rPr>
        <w:t>LPQVEGTGGDVQPSQDLVR</w:t>
      </w:r>
      <w:r w:rsidR="001D5127" w:rsidRPr="00DD05F4">
        <w:rPr>
          <w:b/>
        </w:rPr>
        <w:t xml:space="preserve"> </w:t>
      </w:r>
      <w:r w:rsidR="00306023">
        <w:t>peptide in the first protein</w:t>
      </w:r>
    </w:p>
    <w:p w14:paraId="43A6A55E" w14:textId="7E24DA0A" w:rsidR="00AF08EB" w:rsidRPr="00111572" w:rsidRDefault="001D5127" w:rsidP="00297420">
      <w:pPr>
        <w:pStyle w:val="NoSpacing"/>
        <w:numPr>
          <w:ilvl w:val="0"/>
          <w:numId w:val="34"/>
        </w:numPr>
      </w:pPr>
      <w:r>
        <w:t xml:space="preserve">Notice than if you hover the cursor over the chromatography a circle appears. </w:t>
      </w:r>
      <w:r w:rsidR="00757612">
        <w:t xml:space="preserve">If you click the </w:t>
      </w:r>
      <w:r w:rsidR="00DD05F4">
        <w:t xml:space="preserve">circle, </w:t>
      </w:r>
      <w:r w:rsidR="00757612">
        <w:t xml:space="preserve">Skyline will open the full scan spectrum </w:t>
      </w:r>
      <w:r w:rsidR="00FF4428">
        <w:t xml:space="preserve">zoomed on the </w:t>
      </w:r>
      <w:r w:rsidR="00FF4428" w:rsidRPr="00DD05F4">
        <w:rPr>
          <w:b/>
        </w:rPr>
        <w:t>y8</w:t>
      </w:r>
      <w:r w:rsidR="00FF4428">
        <w:t xml:space="preserve"> ion that you selected. You can click the magnifying glass to zoom out and look at the </w:t>
      </w:r>
      <w:r w:rsidR="00780799">
        <w:t xml:space="preserve">full </w:t>
      </w:r>
      <w:r w:rsidR="00815A8A">
        <w:t>DIA</w:t>
      </w:r>
      <w:r w:rsidR="00780799">
        <w:t xml:space="preserve"> scan.</w:t>
      </w:r>
    </w:p>
    <w:p w14:paraId="2F437996" w14:textId="0502A83D" w:rsidR="00757612" w:rsidRDefault="00757612" w:rsidP="00757612">
      <w:pPr>
        <w:pStyle w:val="ListParagraph"/>
        <w:ind w:left="0"/>
        <w:rPr>
          <w:rFonts w:ascii="Arial" w:hAnsi="Arial" w:cs="Arial"/>
        </w:rPr>
      </w:pPr>
    </w:p>
    <w:p w14:paraId="713048AA" w14:textId="3854CD88" w:rsidR="00757612" w:rsidRPr="009B301E" w:rsidRDefault="00111572" w:rsidP="00757612">
      <w:pPr>
        <w:jc w:val="center"/>
        <w:rPr>
          <w:rFonts w:ascii="Arial" w:hAnsi="Arial" w:cs="Arial"/>
          <w:sz w:val="20"/>
          <w:szCs w:val="20"/>
          <w:lang w:val="en-GB"/>
        </w:rPr>
      </w:pPr>
      <w:commentRangeStart w:id="44"/>
      <w:r>
        <w:rPr>
          <w:rFonts w:ascii="Arial" w:hAnsi="Arial" w:cs="Arial"/>
          <w:noProof/>
          <w:sz w:val="20"/>
          <w:szCs w:val="20"/>
        </w:rPr>
        <w:lastRenderedPageBreak/>
        <w:drawing>
          <wp:inline distT="0" distB="0" distL="0" distR="0" wp14:anchorId="2CFF2026" wp14:editId="064AB9D8">
            <wp:extent cx="5673827" cy="1611753"/>
            <wp:effectExtent l="0" t="0" r="317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7724" cy="1612860"/>
                    </a:xfrm>
                    <a:prstGeom prst="rect">
                      <a:avLst/>
                    </a:prstGeom>
                    <a:noFill/>
                  </pic:spPr>
                </pic:pic>
              </a:graphicData>
            </a:graphic>
          </wp:inline>
        </w:drawing>
      </w:r>
      <w:commentRangeEnd w:id="44"/>
      <w:r w:rsidR="00506DEA">
        <w:rPr>
          <w:rStyle w:val="CommentReference"/>
        </w:rPr>
        <w:commentReference w:id="44"/>
      </w:r>
    </w:p>
    <w:p w14:paraId="2628DD1D" w14:textId="77777777" w:rsidR="00AF08EB" w:rsidRDefault="00AF08EB" w:rsidP="00AF08EB">
      <w:pPr>
        <w:pStyle w:val="ListParagraph"/>
        <w:jc w:val="both"/>
        <w:rPr>
          <w:rFonts w:ascii="Arial" w:hAnsi="Arial" w:cs="Arial"/>
        </w:rPr>
      </w:pPr>
    </w:p>
    <w:p w14:paraId="13753392" w14:textId="6B02A165" w:rsidR="00780799" w:rsidRPr="00297420" w:rsidRDefault="008F5F52" w:rsidP="00297420">
      <w:pPr>
        <w:pStyle w:val="ListParagraph"/>
        <w:numPr>
          <w:ilvl w:val="0"/>
          <w:numId w:val="35"/>
        </w:numPr>
      </w:pPr>
      <w:r w:rsidRPr="002F259D">
        <w:t>Explore the data further manu</w:t>
      </w:r>
      <w:r w:rsidR="00876675">
        <w:t>ally (including some decoy</w:t>
      </w:r>
      <w:r w:rsidRPr="002F259D">
        <w:t>s).</w:t>
      </w:r>
    </w:p>
    <w:p w14:paraId="521ABE13" w14:textId="67597419" w:rsidR="002F259D" w:rsidRDefault="002F259D" w:rsidP="00297420">
      <w:pPr>
        <w:pStyle w:val="Heading1"/>
        <w:rPr>
          <w:lang w:val="en-GB"/>
        </w:rPr>
      </w:pPr>
      <w:r>
        <w:rPr>
          <w:lang w:val="en-GB"/>
        </w:rPr>
        <w:t>Mass and retention time deviation</w:t>
      </w:r>
      <w:r w:rsidRPr="00085CE4">
        <w:rPr>
          <w:lang w:val="en-GB"/>
        </w:rPr>
        <w:t xml:space="preserve"> </w:t>
      </w:r>
    </w:p>
    <w:p w14:paraId="7A2F6E00" w14:textId="77777777" w:rsidR="00F31A42" w:rsidRDefault="00F31A42" w:rsidP="002F259D">
      <w:pPr>
        <w:jc w:val="both"/>
        <w:rPr>
          <w:rFonts w:ascii="Arial" w:hAnsi="Arial" w:cs="Arial"/>
          <w:b/>
          <w:lang w:val="en-GB"/>
        </w:rPr>
      </w:pPr>
    </w:p>
    <w:p w14:paraId="2D7B1C9B" w14:textId="6705349B" w:rsidR="00F31A42" w:rsidRPr="00F31A42" w:rsidRDefault="00F31A42" w:rsidP="00297420">
      <w:pPr>
        <w:rPr>
          <w:lang w:val="en-GB"/>
        </w:rPr>
      </w:pPr>
      <w:r>
        <w:rPr>
          <w:lang w:val="en-GB"/>
        </w:rPr>
        <w:t>We can examine the mass accuracy and retention time prediction accuracy to determine if the optimal extraction parameters have been used.</w:t>
      </w:r>
    </w:p>
    <w:p w14:paraId="192C3473" w14:textId="77777777" w:rsidR="007C1D9A" w:rsidRDefault="007C1D9A" w:rsidP="007C1D9A">
      <w:pPr>
        <w:pStyle w:val="ListParagraph"/>
        <w:jc w:val="both"/>
        <w:rPr>
          <w:rFonts w:ascii="Arial" w:hAnsi="Arial" w:cs="Arial"/>
        </w:rPr>
      </w:pPr>
    </w:p>
    <w:p w14:paraId="1F682E6F" w14:textId="35A0F59C" w:rsidR="002F259D" w:rsidRDefault="00DD05F4" w:rsidP="00297420">
      <w:pPr>
        <w:pStyle w:val="ListParagraph"/>
        <w:numPr>
          <w:ilvl w:val="0"/>
          <w:numId w:val="35"/>
        </w:numPr>
      </w:pPr>
      <w:r>
        <w:t xml:space="preserve">From the </w:t>
      </w:r>
      <w:r w:rsidRPr="00DD05F4">
        <w:rPr>
          <w:b/>
        </w:rPr>
        <w:t>View</w:t>
      </w:r>
      <w:r>
        <w:t xml:space="preserve"> menu, choose </w:t>
      </w:r>
      <w:r w:rsidRPr="00DD05F4">
        <w:rPr>
          <w:b/>
        </w:rPr>
        <w:t>Mass errors</w:t>
      </w:r>
      <w:r>
        <w:t xml:space="preserve"> and then </w:t>
      </w:r>
      <w:r w:rsidRPr="00DD05F4">
        <w:rPr>
          <w:b/>
        </w:rPr>
        <w:t>Histogram</w:t>
      </w:r>
      <w:r>
        <w:t xml:space="preserve">. </w:t>
      </w:r>
      <w:r w:rsidR="00D7669D">
        <w:t xml:space="preserve">to the see </w:t>
      </w:r>
      <w:r w:rsidR="00876675">
        <w:t xml:space="preserve">the distribution of mass errors </w:t>
      </w:r>
      <w:r w:rsidR="00D7669D">
        <w:t>over the data set. Could the extraction window (±20 ppm) have been further optimized?</w:t>
      </w:r>
    </w:p>
    <w:p w14:paraId="7947142C" w14:textId="77777777" w:rsidR="00D7669D" w:rsidRDefault="00D7669D" w:rsidP="00D7669D">
      <w:pPr>
        <w:pStyle w:val="ListParagraph"/>
        <w:jc w:val="both"/>
        <w:rPr>
          <w:rFonts w:ascii="Arial" w:hAnsi="Arial" w:cs="Arial"/>
        </w:rPr>
      </w:pPr>
    </w:p>
    <w:p w14:paraId="651110F1" w14:textId="07DF9159" w:rsidR="00EC13E1" w:rsidRPr="00D7669D" w:rsidRDefault="00111572" w:rsidP="00506DEA">
      <w:pPr>
        <w:pStyle w:val="ListParagraph"/>
        <w:rPr>
          <w:rFonts w:ascii="Arial" w:hAnsi="Arial" w:cs="Arial"/>
        </w:rPr>
      </w:pPr>
      <w:r>
        <w:rPr>
          <w:noProof/>
        </w:rPr>
        <w:drawing>
          <wp:inline distT="0" distB="0" distL="0" distR="0" wp14:anchorId="26D7A640" wp14:editId="4705EB3B">
            <wp:extent cx="2908935" cy="227473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0623" cy="2283875"/>
                    </a:xfrm>
                    <a:prstGeom prst="rect">
                      <a:avLst/>
                    </a:prstGeom>
                  </pic:spPr>
                </pic:pic>
              </a:graphicData>
            </a:graphic>
          </wp:inline>
        </w:drawing>
      </w:r>
    </w:p>
    <w:p w14:paraId="0EF15E8F" w14:textId="77777777" w:rsidR="008F5F52" w:rsidRPr="002F259D" w:rsidRDefault="008F5F52" w:rsidP="008F5F52">
      <w:pPr>
        <w:pStyle w:val="ListParagraph"/>
        <w:rPr>
          <w:rFonts w:ascii="Arial" w:hAnsi="Arial" w:cs="Arial"/>
        </w:rPr>
      </w:pP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49447986" w14:textId="77777777" w:rsidR="0011099B" w:rsidRDefault="0011099B" w:rsidP="0011099B">
      <w:pPr>
        <w:pStyle w:val="ListParagraph"/>
        <w:numPr>
          <w:ilvl w:val="0"/>
          <w:numId w:val="35"/>
        </w:numPr>
        <w:rPr>
          <w:ins w:id="45" w:author="Nat Brace [2]" w:date="2019-11-05T16:43:00Z"/>
        </w:rPr>
      </w:pPr>
      <w:ins w:id="46" w:author="Nat Brace [2]" w:date="2019-11-05T16:43:00Z">
        <w:r>
          <w:t xml:space="preserve">From the </w:t>
        </w:r>
        <w:r>
          <w:rPr>
            <w:b/>
          </w:rPr>
          <w:t xml:space="preserve">View </w:t>
        </w:r>
        <w:r>
          <w:t xml:space="preserve">menu, choose </w:t>
        </w:r>
        <w:r w:rsidRPr="00DD05F4">
          <w:rPr>
            <w:b/>
          </w:rPr>
          <w:t>Retention Times</w:t>
        </w:r>
        <w:r>
          <w:t xml:space="preserve"> and then </w:t>
        </w:r>
        <w:r>
          <w:rPr>
            <w:b/>
            <w:bCs/>
          </w:rPr>
          <w:t xml:space="preserve">Regression.  </w:t>
        </w:r>
        <w:r>
          <w:t xml:space="preserve">Lastly choose, </w:t>
        </w:r>
        <w:r w:rsidRPr="00DD05F4">
          <w:rPr>
            <w:b/>
          </w:rPr>
          <w:t>Score to Run</w:t>
        </w:r>
        <w:r>
          <w:t xml:space="preserve">. </w:t>
        </w:r>
      </w:ins>
    </w:p>
    <w:p w14:paraId="1B7B9D84" w14:textId="04158964" w:rsidR="00DD05F4" w:rsidDel="0011099B" w:rsidRDefault="00DD05F4" w:rsidP="00297420">
      <w:pPr>
        <w:pStyle w:val="ListParagraph"/>
        <w:numPr>
          <w:ilvl w:val="0"/>
          <w:numId w:val="35"/>
        </w:numPr>
        <w:rPr>
          <w:del w:id="47" w:author="Nat Brace [2]" w:date="2019-11-05T16:43:00Z"/>
        </w:rPr>
      </w:pPr>
      <w:del w:id="48" w:author="Nat Brace [2]" w:date="2019-11-05T16:43:00Z">
        <w:r w:rsidDel="0011099B">
          <w:delText xml:space="preserve">From the </w:delText>
        </w:r>
        <w:r w:rsidDel="0011099B">
          <w:rPr>
            <w:b/>
          </w:rPr>
          <w:delText xml:space="preserve">View </w:delText>
        </w:r>
        <w:r w:rsidDel="0011099B">
          <w:delText xml:space="preserve">menu, choose </w:delText>
        </w:r>
      </w:del>
      <w:del w:id="49" w:author="Nat Brace [2]" w:date="2019-11-05T16:36:00Z">
        <w:r w:rsidRPr="00DD05F4" w:rsidDel="004E0DDE">
          <w:rPr>
            <w:b/>
          </w:rPr>
          <w:delText>Retention Times</w:delText>
        </w:r>
      </w:del>
      <w:del w:id="50" w:author="Nat Brace [2]" w:date="2019-11-05T16:43:00Z">
        <w:r w:rsidDel="0011099B">
          <w:delText xml:space="preserve"> and then </w:delText>
        </w:r>
        <w:r w:rsidRPr="00DD05F4" w:rsidDel="0011099B">
          <w:rPr>
            <w:b/>
          </w:rPr>
          <w:delText>Score to Run</w:delText>
        </w:r>
        <w:r w:rsidDel="0011099B">
          <w:delText xml:space="preserve">. </w:delText>
        </w:r>
      </w:del>
    </w:p>
    <w:p w14:paraId="10FEF84A" w14:textId="35F32FB1" w:rsidR="00D7669D" w:rsidRDefault="00D7669D" w:rsidP="00297420">
      <w:pPr>
        <w:pStyle w:val="ListParagraph"/>
        <w:numPr>
          <w:ilvl w:val="0"/>
          <w:numId w:val="35"/>
        </w:numPr>
      </w:pPr>
      <w:r>
        <w:t xml:space="preserve">Right click on the graph and select </w:t>
      </w:r>
      <w:r w:rsidR="00DD05F4">
        <w:rPr>
          <w:b/>
        </w:rPr>
        <w:t xml:space="preserve">Plot </w:t>
      </w:r>
      <w:r w:rsidR="00DD05F4">
        <w:t xml:space="preserve">and then </w:t>
      </w:r>
      <w:r w:rsidR="00DD05F4" w:rsidRPr="00DD05F4">
        <w:rPr>
          <w:b/>
        </w:rPr>
        <w:t>Residuals</w:t>
      </w:r>
      <w:r w:rsidR="00DD05F4">
        <w:t xml:space="preserve"> </w:t>
      </w:r>
      <w:r>
        <w:t>to see the deviations from the predicted retention times in this data set. Could the extraction window (± 5 minutes) have been further optimized for this analysis?</w:t>
      </w:r>
    </w:p>
    <w:p w14:paraId="52E0AF63" w14:textId="77777777" w:rsidR="00D7669D" w:rsidRPr="009B301E" w:rsidRDefault="00D7669D" w:rsidP="00D7669D">
      <w:pPr>
        <w:jc w:val="both"/>
        <w:rPr>
          <w:rFonts w:ascii="Arial" w:hAnsi="Arial" w:cs="Arial"/>
          <w:lang w:val="en-GB"/>
        </w:rPr>
      </w:pPr>
    </w:p>
    <w:p w14:paraId="37AA255C" w14:textId="7FC6F74D" w:rsidR="00D7669D" w:rsidRDefault="00DA3016" w:rsidP="00D7669D">
      <w:pPr>
        <w:pStyle w:val="ListParagraph"/>
        <w:jc w:val="both"/>
        <w:rPr>
          <w:rFonts w:ascii="Arial" w:hAnsi="Arial" w:cs="Arial"/>
        </w:rPr>
      </w:pPr>
      <w:r w:rsidRPr="00DA3016">
        <w:rPr>
          <w:b/>
        </w:rPr>
        <w:t>Note:</w:t>
      </w:r>
      <w:r w:rsidR="00D7669D" w:rsidRPr="00297420">
        <w:t xml:space="preserve"> As the spectral library for this analysis was constructed from </w:t>
      </w:r>
      <w:r w:rsidR="00004E98" w:rsidRPr="00297420">
        <w:t>a side-by-side analysis of the same samples</w:t>
      </w:r>
      <w:r w:rsidR="00D7669D" w:rsidRPr="00297420">
        <w:t xml:space="preserve">. As such, the accuracy of the retention time predictions </w:t>
      </w:r>
      <w:proofErr w:type="gramStart"/>
      <w:r w:rsidR="00D7669D" w:rsidRPr="00297420">
        <w:t>are</w:t>
      </w:r>
      <w:proofErr w:type="gramEnd"/>
      <w:r w:rsidR="00D7669D" w:rsidRPr="00297420">
        <w:t xml:space="preserve"> very good. Retention times from external spectral libraries acquired on different instruments, at different times, from different samples would lead to larger errors in these predictions.</w:t>
      </w:r>
    </w:p>
    <w:p w14:paraId="07858A56" w14:textId="77777777" w:rsidR="00780799" w:rsidRDefault="00780799" w:rsidP="00D7669D">
      <w:pPr>
        <w:pStyle w:val="ListParagraph"/>
        <w:jc w:val="both"/>
        <w:rPr>
          <w:rFonts w:ascii="Arial" w:hAnsi="Arial" w:cs="Arial"/>
        </w:rPr>
      </w:pPr>
    </w:p>
    <w:p w14:paraId="55366C03" w14:textId="6DB7ACA8" w:rsidR="006D4DFA" w:rsidRPr="002F259D" w:rsidRDefault="00111572" w:rsidP="00AF08EB">
      <w:pPr>
        <w:pStyle w:val="ListParagraph"/>
        <w:jc w:val="center"/>
        <w:rPr>
          <w:rFonts w:ascii="Arial" w:hAnsi="Arial" w:cs="Arial"/>
        </w:rPr>
      </w:pPr>
      <w:r>
        <w:rPr>
          <w:rFonts w:ascii="Arial" w:hAnsi="Arial" w:cs="Arial"/>
          <w:noProof/>
        </w:rPr>
        <w:drawing>
          <wp:inline distT="0" distB="0" distL="0" distR="0" wp14:anchorId="622BEE12" wp14:editId="18595867">
            <wp:extent cx="5163732" cy="22523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0646" cy="2264053"/>
                    </a:xfrm>
                    <a:prstGeom prst="rect">
                      <a:avLst/>
                    </a:prstGeom>
                    <a:noFill/>
                  </pic:spPr>
                </pic:pic>
              </a:graphicData>
            </a:graphic>
          </wp:inline>
        </w:drawing>
      </w:r>
    </w:p>
    <w:p w14:paraId="17B3ADE0" w14:textId="3ADCCE22" w:rsidR="008F5F52" w:rsidRDefault="008F5F52" w:rsidP="00780799">
      <w:pPr>
        <w:jc w:val="center"/>
        <w:rPr>
          <w:rFonts w:ascii="Arial" w:hAnsi="Arial" w:cs="Arial"/>
          <w:b/>
        </w:rPr>
      </w:pPr>
    </w:p>
    <w:p w14:paraId="38F3E51F" w14:textId="77777777" w:rsidR="00D7669D" w:rsidRDefault="00D7669D" w:rsidP="00D7669D">
      <w:pPr>
        <w:pStyle w:val="ListParagraph"/>
        <w:jc w:val="both"/>
        <w:rPr>
          <w:rFonts w:ascii="Arial" w:hAnsi="Arial" w:cs="Arial"/>
        </w:rPr>
      </w:pPr>
    </w:p>
    <w:p w14:paraId="36676E01" w14:textId="512EF998" w:rsidR="00D7669D" w:rsidRDefault="00D7669D" w:rsidP="00297420">
      <w:pPr>
        <w:pStyle w:val="ListParagraph"/>
        <w:numPr>
          <w:ilvl w:val="0"/>
          <w:numId w:val="35"/>
        </w:numPr>
      </w:pPr>
      <w:r>
        <w:t>Sa</w:t>
      </w:r>
      <w:r w:rsidR="00F84ED7">
        <w:t>ve the file</w:t>
      </w:r>
      <w:r>
        <w:t xml:space="preserve"> as </w:t>
      </w:r>
      <w:proofErr w:type="spellStart"/>
      <w:r w:rsidR="00815A8A" w:rsidRPr="00DD05F4">
        <w:rPr>
          <w:i/>
        </w:rPr>
        <w:t>DIA_</w:t>
      </w:r>
      <w:r w:rsidR="00B11498" w:rsidRPr="00DD05F4">
        <w:rPr>
          <w:i/>
        </w:rPr>
        <w:t>QE</w:t>
      </w:r>
      <w:r w:rsidRPr="00DD05F4">
        <w:rPr>
          <w:i/>
        </w:rPr>
        <w:t>_inspected.sky</w:t>
      </w:r>
      <w:proofErr w:type="spellEnd"/>
    </w:p>
    <w:p w14:paraId="3DE922C3" w14:textId="3BF8AC7A" w:rsidR="00D7669D" w:rsidRDefault="00D7669D" w:rsidP="008F5F52">
      <w:pPr>
        <w:jc w:val="both"/>
        <w:rPr>
          <w:rFonts w:ascii="Arial" w:hAnsi="Arial" w:cs="Arial"/>
          <w:b/>
        </w:rPr>
      </w:pPr>
    </w:p>
    <w:p w14:paraId="4DFD89B4" w14:textId="77777777" w:rsidR="00F84ED7" w:rsidRPr="00D7669D" w:rsidRDefault="00F84ED7" w:rsidP="008F5F52">
      <w:pPr>
        <w:jc w:val="both"/>
        <w:rPr>
          <w:rFonts w:ascii="Arial" w:hAnsi="Arial" w:cs="Arial"/>
          <w:b/>
        </w:rPr>
      </w:pP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77777777" w:rsidR="008F5F52" w:rsidRPr="00085CE4" w:rsidRDefault="008F5F52" w:rsidP="008F5F52">
      <w:pPr>
        <w:jc w:val="both"/>
        <w:rPr>
          <w:rFonts w:ascii="Arial" w:hAnsi="Arial" w:cs="Arial"/>
          <w:b/>
          <w:lang w:val="en-GB"/>
        </w:rPr>
      </w:pPr>
    </w:p>
    <w:p w14:paraId="2FEDA59D" w14:textId="77777777" w:rsidR="00DD05F4" w:rsidRDefault="00DD05F4" w:rsidP="00297420">
      <w:pPr>
        <w:pStyle w:val="ListParagraph"/>
        <w:numPr>
          <w:ilvl w:val="0"/>
          <w:numId w:val="35"/>
        </w:numPr>
      </w:pPr>
      <w:commentRangeStart w:id="51"/>
      <w:r>
        <w:t xml:space="preserve">From the </w:t>
      </w:r>
      <w:r>
        <w:rPr>
          <w:b/>
        </w:rPr>
        <w:t xml:space="preserve">View </w:t>
      </w:r>
      <w:r>
        <w:t xml:space="preserve">menu, select </w:t>
      </w:r>
      <w:r w:rsidR="00D7669D" w:rsidRPr="00DD05F4">
        <w:rPr>
          <w:b/>
        </w:rPr>
        <w:t>Group Comparison</w:t>
      </w:r>
      <w:r>
        <w:t xml:space="preserve"> and then </w:t>
      </w:r>
      <w:r w:rsidR="00D7669D" w:rsidRPr="00DD05F4">
        <w:rPr>
          <w:b/>
        </w:rPr>
        <w:t>Add</w:t>
      </w:r>
      <w:r>
        <w:t>.</w:t>
      </w:r>
      <w:commentRangeEnd w:id="51"/>
      <w:r w:rsidR="007C2BFB">
        <w:rPr>
          <w:rStyle w:val="CommentReference"/>
        </w:rPr>
        <w:commentReference w:id="51"/>
      </w:r>
    </w:p>
    <w:p w14:paraId="5639E03D" w14:textId="5D6334A0" w:rsidR="008A13B0" w:rsidRPr="008A13B0" w:rsidRDefault="00DD05F4" w:rsidP="00A765E4">
      <w:pPr>
        <w:pStyle w:val="ListParagraph"/>
        <w:numPr>
          <w:ilvl w:val="0"/>
          <w:numId w:val="35"/>
        </w:numPr>
        <w:rPr>
          <w:rFonts w:ascii="Arial" w:hAnsi="Arial" w:cs="Arial"/>
          <w:sz w:val="20"/>
          <w:szCs w:val="20"/>
          <w:lang w:val="en-GB"/>
        </w:rPr>
      </w:pPr>
      <w:r>
        <w:t xml:space="preserve">Enter the </w:t>
      </w:r>
      <w:r w:rsidR="00C43D45" w:rsidRPr="00C43D45">
        <w:t>parameters of the group comparison as in the screenshot</w:t>
      </w:r>
      <w:r w:rsidR="008A13B0">
        <w:t xml:space="preserve"> below </w:t>
      </w:r>
      <w:r w:rsidR="008A13B0" w:rsidRPr="00C43D45">
        <w:t>(</w:t>
      </w:r>
      <w:r w:rsidR="008A13B0">
        <w:t xml:space="preserve">Note: </w:t>
      </w:r>
      <w:r w:rsidR="002D1478">
        <w:t xml:space="preserve">you need to click </w:t>
      </w:r>
      <w:r w:rsidR="002D1478" w:rsidRPr="002D1478">
        <w:rPr>
          <w:b/>
        </w:rPr>
        <w:t>Advanced</w:t>
      </w:r>
      <w:r w:rsidR="008A13B0">
        <w:t xml:space="preserve"> to see lower options):</w:t>
      </w:r>
      <w:r w:rsidR="00C43D45" w:rsidRPr="00C43D45">
        <w:t xml:space="preserve"> </w:t>
      </w:r>
    </w:p>
    <w:p w14:paraId="490ACCCA" w14:textId="316F3808" w:rsidR="00D7669D" w:rsidRDefault="00AF08EB" w:rsidP="008A13B0">
      <w:pPr>
        <w:rPr>
          <w:rFonts w:ascii="Arial" w:hAnsi="Arial" w:cs="Arial"/>
          <w:sz w:val="20"/>
          <w:szCs w:val="20"/>
          <w:lang w:val="en-GB"/>
        </w:rPr>
      </w:pPr>
      <w:r>
        <w:rPr>
          <w:noProof/>
        </w:rPr>
        <w:lastRenderedPageBreak/>
        <w:drawing>
          <wp:inline distT="0" distB="0" distL="0" distR="0" wp14:anchorId="2C823544" wp14:editId="39400E93">
            <wp:extent cx="3137026" cy="360334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1653" cy="3608656"/>
                    </a:xfrm>
                    <a:prstGeom prst="rect">
                      <a:avLst/>
                    </a:prstGeom>
                  </pic:spPr>
                </pic:pic>
              </a:graphicData>
            </a:graphic>
          </wp:inline>
        </w:drawing>
      </w:r>
    </w:p>
    <w:p w14:paraId="75BEAEEC" w14:textId="02D38F6C" w:rsidR="008A13B0" w:rsidRPr="00C43D45" w:rsidRDefault="008A13B0" w:rsidP="008A13B0">
      <w:pPr>
        <w:pStyle w:val="ListParagraph"/>
        <w:numPr>
          <w:ilvl w:val="0"/>
          <w:numId w:val="35"/>
        </w:numPr>
      </w:pPr>
      <w:r>
        <w:t xml:space="preserve">Click </w:t>
      </w:r>
      <w:r w:rsidRPr="00D17AED">
        <w:rPr>
          <w:b/>
        </w:rPr>
        <w:t>OK</w:t>
      </w:r>
    </w:p>
    <w:p w14:paraId="32093987" w14:textId="47E9A602" w:rsidR="00D7669D" w:rsidRPr="008A13B0" w:rsidRDefault="008A13B0" w:rsidP="008A13B0">
      <w:pPr>
        <w:rPr>
          <w:rFonts w:ascii="Arial" w:hAnsi="Arial" w:cs="Arial"/>
          <w:sz w:val="20"/>
          <w:szCs w:val="20"/>
          <w:lang w:val="en-GB"/>
        </w:rPr>
      </w:pPr>
      <w:r>
        <w:rPr>
          <w:rFonts w:ascii="Arial" w:hAnsi="Arial" w:cs="Arial"/>
          <w:sz w:val="20"/>
          <w:szCs w:val="20"/>
          <w:lang w:val="en-GB"/>
        </w:rPr>
        <w:t xml:space="preserve">From the base screen, click the </w:t>
      </w:r>
      <w:r>
        <w:rPr>
          <w:rFonts w:ascii="Arial" w:hAnsi="Arial" w:cs="Arial"/>
          <w:b/>
          <w:sz w:val="20"/>
          <w:szCs w:val="20"/>
          <w:lang w:val="en-GB"/>
        </w:rPr>
        <w:t xml:space="preserve">View </w:t>
      </w:r>
      <w:r>
        <w:rPr>
          <w:rFonts w:ascii="Arial" w:hAnsi="Arial" w:cs="Arial"/>
          <w:sz w:val="20"/>
          <w:szCs w:val="20"/>
          <w:lang w:val="en-GB"/>
        </w:rPr>
        <w:t xml:space="preserve">menu and then select initially </w:t>
      </w:r>
      <w:r w:rsidRPr="008A13B0">
        <w:rPr>
          <w:b/>
        </w:rPr>
        <w:t>Group Comparison</w:t>
      </w:r>
      <w:r>
        <w:rPr>
          <w:rFonts w:ascii="Arial" w:hAnsi="Arial" w:cs="Arial"/>
          <w:sz w:val="20"/>
          <w:szCs w:val="20"/>
          <w:lang w:val="en-GB"/>
        </w:rPr>
        <w:t xml:space="preserve">, followed by </w:t>
      </w:r>
      <w:proofErr w:type="spellStart"/>
      <w:r w:rsidRPr="008A13B0">
        <w:rPr>
          <w:b/>
        </w:rPr>
        <w:t>species_comparison</w:t>
      </w:r>
      <w:proofErr w:type="spellEnd"/>
      <w:r>
        <w:rPr>
          <w:b/>
        </w:rPr>
        <w:t xml:space="preserve"> </w:t>
      </w:r>
      <w:r>
        <w:t xml:space="preserve">from the submenu. </w:t>
      </w:r>
    </w:p>
    <w:p w14:paraId="490466A6" w14:textId="74A6AE6B" w:rsidR="00EC13E1" w:rsidRPr="00C43D45" w:rsidRDefault="00EC13E1" w:rsidP="00D7669D">
      <w:pPr>
        <w:jc w:val="both"/>
        <w:rPr>
          <w:rFonts w:ascii="Arial" w:hAnsi="Arial" w:cs="Arial"/>
          <w:sz w:val="20"/>
          <w:szCs w:val="20"/>
          <w:lang w:val="en-GB"/>
        </w:rPr>
      </w:pPr>
    </w:p>
    <w:p w14:paraId="6F9A4540" w14:textId="7EF7B275" w:rsidR="00824479" w:rsidRDefault="00824479" w:rsidP="008A13B0">
      <w:r>
        <w:t xml:space="preserve">A table should appear that shows the peptide level fold-change and adjusted p-value for the comparison between the A and B groups. </w:t>
      </w:r>
    </w:p>
    <w:p w14:paraId="330D6B46" w14:textId="77777777" w:rsidR="008A13B0" w:rsidRDefault="00824479" w:rsidP="002D1478">
      <w:pPr>
        <w:pStyle w:val="ListParagraph"/>
        <w:numPr>
          <w:ilvl w:val="0"/>
          <w:numId w:val="35"/>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958273C" w:rsidR="00824479" w:rsidRDefault="00824479" w:rsidP="002D1478">
      <w:pPr>
        <w:pStyle w:val="ListParagraph"/>
        <w:numPr>
          <w:ilvl w:val="0"/>
          <w:numId w:val="35"/>
        </w:numPr>
      </w:pPr>
      <w:r>
        <w:t>Right-click on the header of the</w:t>
      </w:r>
      <w:r w:rsidR="008A13B0">
        <w:t xml:space="preserve"> </w:t>
      </w:r>
      <w:r w:rsidR="008A13B0">
        <w:rPr>
          <w:b/>
        </w:rPr>
        <w:t>Fold Change Result</w:t>
      </w:r>
      <w:r w:rsidR="008A13B0">
        <w:t xml:space="preserve"> column and click on </w:t>
      </w:r>
      <w:r w:rsidRPr="008A13B0">
        <w:rPr>
          <w:b/>
        </w:rPr>
        <w:t>Sort Ascending</w:t>
      </w:r>
      <w:r w:rsidR="008A13B0">
        <w:t>.</w:t>
      </w:r>
    </w:p>
    <w:p w14:paraId="119D0D11" w14:textId="50259DA1" w:rsidR="00EC13E1" w:rsidRDefault="00824479" w:rsidP="002D1478">
      <w:r>
        <w:t>Inspect the fold changes produced for some of the peptides in the table keeping in mind which species they are from and the expected ratios. What about the adjusted p-values?</w:t>
      </w:r>
    </w:p>
    <w:p w14:paraId="4E1D0BB8" w14:textId="77777777" w:rsidR="003A7AD4" w:rsidRPr="00B73A5D" w:rsidRDefault="003A7AD4" w:rsidP="003A7AD4">
      <w:pPr>
        <w:pStyle w:val="ListParagraph"/>
        <w:jc w:val="both"/>
        <w:rPr>
          <w:rFonts w:ascii="Arial" w:hAnsi="Arial" w:cs="Arial"/>
        </w:rPr>
      </w:pPr>
    </w:p>
    <w:p w14:paraId="7ABEA3CE" w14:textId="36D3DC9E" w:rsidR="008F5F52" w:rsidRDefault="00CD34BD" w:rsidP="00506DEA">
      <w:pPr>
        <w:rPr>
          <w:rFonts w:ascii="Arial" w:hAnsi="Arial" w:cs="Arial"/>
        </w:rPr>
      </w:pPr>
      <w:r>
        <w:rPr>
          <w:noProof/>
        </w:rPr>
        <w:lastRenderedPageBreak/>
        <w:drawing>
          <wp:inline distT="0" distB="0" distL="0" distR="0" wp14:anchorId="78C3588F" wp14:editId="2C510CD7">
            <wp:extent cx="5296053" cy="29418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1676" cy="2944986"/>
                    </a:xfrm>
                    <a:prstGeom prst="rect">
                      <a:avLst/>
                    </a:prstGeom>
                  </pic:spPr>
                </pic:pic>
              </a:graphicData>
            </a:graphic>
          </wp:inline>
        </w:drawing>
      </w:r>
    </w:p>
    <w:p w14:paraId="671F3AD1" w14:textId="77777777" w:rsidR="003A7AD4" w:rsidRPr="00B73A5D" w:rsidRDefault="003A7AD4" w:rsidP="00B73A5D">
      <w:pPr>
        <w:jc w:val="center"/>
        <w:rPr>
          <w:rFonts w:ascii="Arial" w:hAnsi="Arial" w:cs="Arial"/>
        </w:rPr>
      </w:pPr>
    </w:p>
    <w:p w14:paraId="2D898C5B" w14:textId="77777777" w:rsidR="002D1478" w:rsidRDefault="002D1478" w:rsidP="00297420">
      <w:pPr>
        <w:pStyle w:val="ListParagraph"/>
        <w:numPr>
          <w:ilvl w:val="0"/>
          <w:numId w:val="36"/>
        </w:numPr>
      </w:pPr>
      <w:r>
        <w:t xml:space="preserve">Click on </w:t>
      </w:r>
      <w:r w:rsidR="006A1B30" w:rsidRPr="002D1478">
        <w:rPr>
          <w:b/>
        </w:rPr>
        <w:t xml:space="preserve">Bar </w:t>
      </w:r>
      <w:r w:rsidR="00824479" w:rsidRPr="002D1478">
        <w:rPr>
          <w:b/>
        </w:rPr>
        <w:t>Grap</w:t>
      </w:r>
      <w:r w:rsidRPr="002D1478">
        <w:rPr>
          <w:b/>
        </w:rPr>
        <w:t>h</w:t>
      </w:r>
      <w:r w:rsidR="00824479" w:rsidRPr="00461D8C">
        <w:t xml:space="preserve"> in the top left corner of the table. </w:t>
      </w:r>
    </w:p>
    <w:p w14:paraId="5818FE6C" w14:textId="2695BD85" w:rsidR="008F5F52" w:rsidRDefault="00824479" w:rsidP="002D1478">
      <w:r w:rsidRPr="00461D8C">
        <w:t xml:space="preserve">A bar graph of the fold changes for these peptides </w:t>
      </w:r>
      <w:r w:rsidR="002D1478">
        <w:t>appears</w:t>
      </w:r>
      <w:r w:rsidRPr="00461D8C">
        <w:t>. You can highlight certain peptides in the graph by click</w:t>
      </w:r>
      <w:r w:rsidR="002D1478">
        <w:t xml:space="preserve">ing on various peptides in the </w:t>
      </w:r>
      <w:r w:rsidRPr="002D1478">
        <w:rPr>
          <w:b/>
        </w:rPr>
        <w:t>Targets</w:t>
      </w:r>
      <w:r w:rsidRPr="00461D8C">
        <w:t xml:space="preserve"> window of the Skyline document (so that you can confirm which species various peptides in the graph are from</w:t>
      </w:r>
      <w:r w:rsidR="00876675">
        <w:t>)</w:t>
      </w:r>
      <w:r w:rsidRPr="00461D8C">
        <w:t>.</w:t>
      </w:r>
    </w:p>
    <w:p w14:paraId="73C231F7" w14:textId="736CD9CE" w:rsidR="00EE3D9E" w:rsidRDefault="00EE3D9E" w:rsidP="00EE3D9E">
      <w:pPr>
        <w:pStyle w:val="ListParagraph"/>
        <w:jc w:val="both"/>
        <w:rPr>
          <w:rFonts w:ascii="Arial" w:hAnsi="Arial" w:cs="Arial"/>
        </w:rPr>
      </w:pPr>
    </w:p>
    <w:p w14:paraId="31ECAF05" w14:textId="77777777" w:rsidR="00780799" w:rsidRPr="00461D8C" w:rsidRDefault="00780799" w:rsidP="00EE3D9E">
      <w:pPr>
        <w:pStyle w:val="ListParagraph"/>
        <w:jc w:val="both"/>
        <w:rPr>
          <w:rFonts w:ascii="Arial" w:hAnsi="Arial" w:cs="Arial"/>
        </w:rPr>
      </w:pPr>
    </w:p>
    <w:p w14:paraId="51E56D0B" w14:textId="79EAB8E9" w:rsidR="008F5F52" w:rsidRDefault="00CD34BD" w:rsidP="00506DEA">
      <w:pPr>
        <w:rPr>
          <w:rFonts w:ascii="Arial" w:hAnsi="Arial" w:cs="Arial"/>
          <w:sz w:val="20"/>
          <w:szCs w:val="20"/>
        </w:rPr>
      </w:pPr>
      <w:r>
        <w:rPr>
          <w:noProof/>
        </w:rPr>
        <w:drawing>
          <wp:inline distT="0" distB="0" distL="0" distR="0" wp14:anchorId="3CC4BAD4" wp14:editId="11AE784E">
            <wp:extent cx="5317998" cy="320159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2072" cy="3204044"/>
                    </a:xfrm>
                    <a:prstGeom prst="rect">
                      <a:avLst/>
                    </a:prstGeom>
                  </pic:spPr>
                </pic:pic>
              </a:graphicData>
            </a:graphic>
          </wp:inline>
        </w:drawing>
      </w:r>
    </w:p>
    <w:p w14:paraId="355DB141" w14:textId="77777777" w:rsidR="00EE3D9E" w:rsidRPr="008F5F52" w:rsidRDefault="00EE3D9E" w:rsidP="00EE3D9E">
      <w:pPr>
        <w:jc w:val="center"/>
        <w:rPr>
          <w:rFonts w:ascii="Arial" w:hAnsi="Arial" w:cs="Arial"/>
          <w:sz w:val="20"/>
          <w:szCs w:val="20"/>
        </w:rPr>
      </w:pPr>
    </w:p>
    <w:p w14:paraId="5795D366" w14:textId="5EBDEDBE" w:rsidR="00B73A5D" w:rsidRPr="00EC13E1" w:rsidRDefault="00B73A5D" w:rsidP="00B73A5D">
      <w:pPr>
        <w:jc w:val="center"/>
        <w:rPr>
          <w:rFonts w:ascii="Arial" w:hAnsi="Arial" w:cs="Arial"/>
          <w:sz w:val="20"/>
          <w:szCs w:val="20"/>
          <w:lang w:val="en-GB"/>
        </w:rPr>
      </w:pPr>
    </w:p>
    <w:p w14:paraId="7D27AE40" w14:textId="77777777" w:rsidR="002D1478" w:rsidRDefault="00871535" w:rsidP="002D1478">
      <w:pPr>
        <w:pStyle w:val="ListParagraph"/>
        <w:numPr>
          <w:ilvl w:val="0"/>
          <w:numId w:val="36"/>
        </w:numPr>
        <w:rPr>
          <w:lang w:val="en-GB"/>
        </w:rPr>
      </w:pPr>
      <w:r w:rsidRPr="002D1478">
        <w:rPr>
          <w:lang w:val="en-GB"/>
        </w:rPr>
        <w:t>Right-click on the graph and select</w:t>
      </w:r>
      <w:r w:rsidR="002D1478" w:rsidRPr="002D1478">
        <w:rPr>
          <w:lang w:val="en-GB"/>
        </w:rPr>
        <w:t xml:space="preserve"> </w:t>
      </w:r>
      <w:r w:rsidR="002D1478" w:rsidRPr="002D1478">
        <w:rPr>
          <w:b/>
          <w:lang w:val="en-GB"/>
        </w:rPr>
        <w:t>Settings</w:t>
      </w:r>
      <w:r w:rsidR="002D1478" w:rsidRPr="002D1478">
        <w:rPr>
          <w:lang w:val="en-GB"/>
        </w:rPr>
        <w:t xml:space="preserve"> to re-open the </w:t>
      </w:r>
      <w:r w:rsidR="003B0A7D" w:rsidRPr="002D1478">
        <w:rPr>
          <w:b/>
          <w:lang w:val="en-GB"/>
        </w:rPr>
        <w:t>Edit Group Comparison</w:t>
      </w:r>
      <w:r w:rsidR="003B0A7D" w:rsidRPr="002D1478">
        <w:rPr>
          <w:lang w:val="en-GB"/>
        </w:rPr>
        <w:t xml:space="preserve"> window. </w:t>
      </w:r>
    </w:p>
    <w:p w14:paraId="6C742F57" w14:textId="77777777" w:rsidR="002D1478" w:rsidRDefault="003B0A7D" w:rsidP="002D1478">
      <w:pPr>
        <w:pStyle w:val="ListParagraph"/>
        <w:numPr>
          <w:ilvl w:val="0"/>
          <w:numId w:val="36"/>
        </w:numPr>
        <w:rPr>
          <w:lang w:val="en-GB"/>
        </w:rPr>
      </w:pPr>
      <w:r w:rsidRPr="002D1478">
        <w:rPr>
          <w:lang w:val="en-GB"/>
        </w:rPr>
        <w:lastRenderedPageBreak/>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B9592C" w:rsidRPr="002D1478">
        <w:rPr>
          <w:lang w:val="en-GB"/>
        </w:rPr>
        <w:t xml:space="preserve">. </w:t>
      </w:r>
    </w:p>
    <w:p w14:paraId="7FFB6444" w14:textId="77777777" w:rsidR="002D1478" w:rsidRPr="002D1478" w:rsidRDefault="002D1478" w:rsidP="002D1478">
      <w:pPr>
        <w:pStyle w:val="ListParagraph"/>
        <w:numPr>
          <w:ilvl w:val="0"/>
          <w:numId w:val="36"/>
        </w:numPr>
        <w:rPr>
          <w:lang w:val="en-GB"/>
        </w:rPr>
      </w:pPr>
      <w:r>
        <w:t xml:space="preserve">Click on </w:t>
      </w:r>
      <w:r w:rsidR="00E308B1" w:rsidRPr="002D1478">
        <w:rPr>
          <w:b/>
        </w:rPr>
        <w:t xml:space="preserve">Bar </w:t>
      </w:r>
      <w:r w:rsidRPr="002D1478">
        <w:rPr>
          <w:b/>
        </w:rPr>
        <w:t>Graph</w:t>
      </w:r>
      <w:r w:rsidR="00B9592C">
        <w:t xml:space="preserve"> to see the protein level fold change.</w:t>
      </w:r>
    </w:p>
    <w:p w14:paraId="240E5416" w14:textId="116F9031" w:rsidR="00B73A5D" w:rsidRPr="002D1478" w:rsidRDefault="00876675" w:rsidP="002D1478">
      <w:pPr>
        <w:pStyle w:val="ListParagraph"/>
        <w:numPr>
          <w:ilvl w:val="0"/>
          <w:numId w:val="36"/>
        </w:numPr>
        <w:rPr>
          <w:lang w:val="en-GB"/>
        </w:rPr>
      </w:pPr>
      <w:r>
        <w:t>Now you can see from which species the proteins are from in the x-axis labels. Do the measured ratios fit the expected ratios well?</w:t>
      </w:r>
      <w:r w:rsidR="00BC4E9E">
        <w:t xml:space="preserve"> Are there some proteins missing?</w:t>
      </w:r>
    </w:p>
    <w:p w14:paraId="6469F5C1" w14:textId="77777777" w:rsidR="00BC4E9E" w:rsidRPr="00B73A5D" w:rsidRDefault="00BC4E9E" w:rsidP="00BC4E9E">
      <w:pPr>
        <w:pStyle w:val="ListParagraph"/>
        <w:jc w:val="both"/>
        <w:rPr>
          <w:rFonts w:ascii="Arial" w:hAnsi="Arial" w:cs="Arial"/>
          <w:lang w:val="en-GB"/>
        </w:rPr>
      </w:pPr>
    </w:p>
    <w:p w14:paraId="520E1C80" w14:textId="77D4E484" w:rsidR="00BC4E9E" w:rsidRDefault="002D1478" w:rsidP="00506DEA">
      <w:pPr>
        <w:rPr>
          <w:rFonts w:ascii="Arial" w:hAnsi="Arial" w:cs="Arial"/>
          <w:lang w:val="en-GB"/>
        </w:rPr>
      </w:pPr>
      <w:r>
        <w:rPr>
          <w:noProof/>
        </w:rPr>
        <w:t>ome</w:t>
      </w:r>
      <w:r w:rsidR="00CD34BD">
        <w:rPr>
          <w:noProof/>
        </w:rPr>
        <w:drawing>
          <wp:inline distT="0" distB="0" distL="0" distR="0" wp14:anchorId="4495C589" wp14:editId="011917A2">
            <wp:extent cx="4783989" cy="3309638"/>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2324" cy="3315404"/>
                    </a:xfrm>
                    <a:prstGeom prst="rect">
                      <a:avLst/>
                    </a:prstGeom>
                  </pic:spPr>
                </pic:pic>
              </a:graphicData>
            </a:graphic>
          </wp:inline>
        </w:drawing>
      </w:r>
    </w:p>
    <w:p w14:paraId="5EFE04E9" w14:textId="77777777" w:rsidR="00B73A5D" w:rsidRPr="00B73A5D" w:rsidRDefault="00B73A5D" w:rsidP="00B73A5D">
      <w:pPr>
        <w:jc w:val="both"/>
        <w:rPr>
          <w:rFonts w:ascii="Arial" w:hAnsi="Arial" w:cs="Arial"/>
          <w:lang w:val="en-GB"/>
        </w:rPr>
      </w:pPr>
    </w:p>
    <w:p w14:paraId="212D1243" w14:textId="272DBE5C" w:rsidR="00BC4E9E" w:rsidRPr="00297420" w:rsidRDefault="002D1478" w:rsidP="00297420">
      <w:pPr>
        <w:pStyle w:val="ListParagraph"/>
        <w:numPr>
          <w:ilvl w:val="0"/>
          <w:numId w:val="36"/>
        </w:numPr>
        <w:rPr>
          <w:lang w:val="en-GB"/>
        </w:rPr>
      </w:pPr>
      <w:r>
        <w:rPr>
          <w:lang w:val="en-GB"/>
        </w:rPr>
        <w:t xml:space="preserve">On the </w:t>
      </w:r>
      <w:commentRangeStart w:id="54"/>
      <w:r w:rsidRPr="002D1478">
        <w:rPr>
          <w:b/>
          <w:lang w:val="en-GB"/>
        </w:rPr>
        <w:t>Edit Group Comparison</w:t>
      </w:r>
      <w:r w:rsidR="00871535" w:rsidRPr="00297420">
        <w:rPr>
          <w:lang w:val="en-GB"/>
        </w:rPr>
        <w:t xml:space="preserve"> </w:t>
      </w:r>
      <w:commentRangeEnd w:id="54"/>
      <w:r>
        <w:rPr>
          <w:rStyle w:val="CommentReference"/>
        </w:rPr>
        <w:commentReference w:id="54"/>
      </w:r>
      <w:r w:rsidR="00871535" w:rsidRPr="00297420">
        <w:rPr>
          <w:lang w:val="en-GB"/>
        </w:rPr>
        <w:t>e</w:t>
      </w:r>
      <w:r>
        <w:rPr>
          <w:lang w:val="en-GB"/>
        </w:rPr>
        <w:t xml:space="preserve">nable </w:t>
      </w:r>
      <w:r w:rsidR="00BC4E9E" w:rsidRPr="002D1478">
        <w:rPr>
          <w:b/>
          <w:lang w:val="en-GB"/>
        </w:rPr>
        <w:t>Use zero for missing peaks</w:t>
      </w:r>
      <w:r w:rsidR="00BC4E9E" w:rsidRPr="00297420">
        <w:rPr>
          <w:lang w:val="en-GB"/>
        </w:rPr>
        <w:t xml:space="preserve"> </w:t>
      </w:r>
      <w:commentRangeStart w:id="55"/>
      <w:r w:rsidR="00BC4E9E" w:rsidRPr="00297420">
        <w:rPr>
          <w:lang w:val="en-GB"/>
        </w:rPr>
        <w:t xml:space="preserve">and </w:t>
      </w:r>
      <w:r w:rsidR="00871535" w:rsidRPr="00297420">
        <w:rPr>
          <w:lang w:val="en-GB"/>
        </w:rPr>
        <w:t>look</w:t>
      </w:r>
      <w:commentRangeEnd w:id="55"/>
      <w:r>
        <w:rPr>
          <w:rStyle w:val="CommentReference"/>
        </w:rPr>
        <w:commentReference w:id="55"/>
      </w:r>
    </w:p>
    <w:p w14:paraId="10F3F916" w14:textId="33DB21A5" w:rsidR="00E308B1" w:rsidRPr="00297420" w:rsidRDefault="00E308B1" w:rsidP="00297420">
      <w:pPr>
        <w:pStyle w:val="ListParagraph"/>
        <w:numPr>
          <w:ilvl w:val="0"/>
          <w:numId w:val="36"/>
        </w:numPr>
        <w:rPr>
          <w:lang w:val="en-GB"/>
        </w:rPr>
      </w:pPr>
      <w:commentRangeStart w:id="56"/>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window. </w:t>
      </w:r>
      <w:commentRangeEnd w:id="56"/>
      <w:r w:rsidR="002D1478">
        <w:rPr>
          <w:rStyle w:val="CommentReference"/>
        </w:rPr>
        <w:commentReference w:id="56"/>
      </w:r>
    </w:p>
    <w:p w14:paraId="6D9F17E6" w14:textId="73030558" w:rsidR="00BC4E9E" w:rsidRDefault="00BC4E9E" w:rsidP="00BC4E9E">
      <w:pPr>
        <w:jc w:val="both"/>
        <w:rPr>
          <w:rFonts w:ascii="Arial" w:hAnsi="Arial" w:cs="Arial"/>
          <w:lang w:val="en-GB"/>
        </w:rPr>
      </w:pPr>
    </w:p>
    <w:p w14:paraId="55F0FA6D" w14:textId="24828D87" w:rsidR="00BC4E9E" w:rsidRDefault="00CD34BD" w:rsidP="00506DEA">
      <w:pPr>
        <w:rPr>
          <w:rFonts w:ascii="Arial" w:hAnsi="Arial" w:cs="Arial"/>
          <w:lang w:val="en-GB"/>
        </w:rPr>
      </w:pPr>
      <w:r>
        <w:rPr>
          <w:noProof/>
        </w:rPr>
        <w:drawing>
          <wp:inline distT="0" distB="0" distL="0" distR="0" wp14:anchorId="3F7C4A70" wp14:editId="0C113529">
            <wp:extent cx="4666946" cy="3221974"/>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1594" cy="3225183"/>
                    </a:xfrm>
                    <a:prstGeom prst="rect">
                      <a:avLst/>
                    </a:prstGeom>
                  </pic:spPr>
                </pic:pic>
              </a:graphicData>
            </a:graphic>
          </wp:inline>
        </w:drawing>
      </w:r>
    </w:p>
    <w:p w14:paraId="1DDCC6E8" w14:textId="77777777" w:rsidR="00BC4E9E" w:rsidRPr="00BC4E9E" w:rsidRDefault="00BC4E9E" w:rsidP="00BC4E9E">
      <w:pPr>
        <w:jc w:val="both"/>
        <w:rPr>
          <w:rFonts w:ascii="Arial" w:hAnsi="Arial" w:cs="Arial"/>
          <w:lang w:val="en-GB"/>
        </w:rPr>
      </w:pPr>
    </w:p>
    <w:p w14:paraId="4D5C0EFC" w14:textId="60FD912A" w:rsidR="00461D8C" w:rsidRPr="00297420" w:rsidRDefault="00461D8C" w:rsidP="00297420">
      <w:pPr>
        <w:pStyle w:val="ListParagraph"/>
        <w:numPr>
          <w:ilvl w:val="0"/>
          <w:numId w:val="37"/>
        </w:numPr>
        <w:rPr>
          <w:lang w:val="en-GB"/>
        </w:rPr>
      </w:pPr>
      <w:r w:rsidRPr="00297420">
        <w:rPr>
          <w:lang w:val="en-GB"/>
        </w:rPr>
        <w:t xml:space="preserve">Save the document as </w:t>
      </w:r>
      <w:r w:rsidR="002D1478">
        <w:rPr>
          <w:lang w:val="en-GB"/>
        </w:rPr>
        <w:t>“</w:t>
      </w:r>
      <w:r w:rsidR="00871535">
        <w:t>DIA_</w:t>
      </w:r>
      <w:r w:rsidR="00B11498">
        <w:t>QE</w:t>
      </w:r>
      <w:r w:rsidRPr="00297420">
        <w:rPr>
          <w:lang w:val="en-GB"/>
        </w:rPr>
        <w:t>_</w:t>
      </w:r>
      <w:proofErr w:type="spellStart"/>
      <w:r w:rsidRPr="00297420">
        <w:rPr>
          <w:lang w:val="en-GB"/>
        </w:rPr>
        <w:t>group_comparison.sky</w:t>
      </w:r>
      <w:proofErr w:type="spellEnd"/>
      <w:r w:rsidR="002D1478">
        <w:rPr>
          <w:lang w:val="en-GB"/>
        </w:rPr>
        <w:t>”</w:t>
      </w:r>
    </w:p>
    <w:p w14:paraId="75EEF314" w14:textId="77777777" w:rsidR="0061455D" w:rsidRPr="0061455D" w:rsidRDefault="00815A8A" w:rsidP="0061455D">
      <w:pPr>
        <w:pStyle w:val="ListParagraph"/>
        <w:numPr>
          <w:ilvl w:val="0"/>
          <w:numId w:val="37"/>
        </w:numPr>
        <w:rPr>
          <w:lang w:val="en-GB"/>
        </w:rPr>
      </w:pPr>
      <w:r w:rsidRPr="00297420">
        <w:rPr>
          <w:lang w:val="en-GB"/>
        </w:rPr>
        <w:t xml:space="preserve">Export the data for later use in </w:t>
      </w:r>
      <w:proofErr w:type="spellStart"/>
      <w:r w:rsidRPr="00297420">
        <w:rPr>
          <w:lang w:val="en-GB"/>
        </w:rPr>
        <w:t>MSstats</w:t>
      </w:r>
      <w:proofErr w:type="spellEnd"/>
      <w:r w:rsidRPr="00297420">
        <w:rPr>
          <w:lang w:val="en-GB"/>
        </w:rPr>
        <w:t xml:space="preserve"> </w:t>
      </w:r>
      <w:r w:rsidR="00AC5DF6" w:rsidRPr="00297420">
        <w:rPr>
          <w:lang w:val="en-GB"/>
        </w:rPr>
        <w:t xml:space="preserve">by clicking </w:t>
      </w:r>
      <w:r w:rsidR="002D1478">
        <w:rPr>
          <w:lang w:val="en-GB"/>
        </w:rPr>
        <w:t xml:space="preserve">on the </w:t>
      </w:r>
      <w:r w:rsidR="00AC5DF6" w:rsidRPr="002D1478">
        <w:rPr>
          <w:b/>
          <w:szCs w:val="20"/>
        </w:rPr>
        <w:t>File</w:t>
      </w:r>
      <w:r w:rsidR="0061455D">
        <w:rPr>
          <w:szCs w:val="20"/>
        </w:rPr>
        <w:t xml:space="preserve"> menu and select </w:t>
      </w:r>
      <w:r w:rsidR="0061455D" w:rsidRPr="0061455D">
        <w:rPr>
          <w:b/>
          <w:szCs w:val="20"/>
        </w:rPr>
        <w:t>Export</w:t>
      </w:r>
      <w:r w:rsidR="0061455D">
        <w:rPr>
          <w:szCs w:val="20"/>
        </w:rPr>
        <w:t xml:space="preserve"> and then choose </w:t>
      </w:r>
      <w:r w:rsidR="00AC5DF6" w:rsidRPr="0061455D">
        <w:rPr>
          <w:b/>
          <w:szCs w:val="20"/>
        </w:rPr>
        <w:t>Report</w:t>
      </w:r>
      <w:r w:rsidR="0061455D">
        <w:rPr>
          <w:szCs w:val="20"/>
        </w:rPr>
        <w:t xml:space="preserve">. </w:t>
      </w:r>
      <w:r w:rsidR="00AC5DF6" w:rsidRPr="0061455D">
        <w:rPr>
          <w:szCs w:val="20"/>
        </w:rPr>
        <w:t xml:space="preserve"> </w:t>
      </w:r>
    </w:p>
    <w:p w14:paraId="3296428E" w14:textId="77777777" w:rsidR="0061455D" w:rsidRPr="0061455D" w:rsidRDefault="0061455D" w:rsidP="0061455D">
      <w:pPr>
        <w:pStyle w:val="ListParagraph"/>
        <w:numPr>
          <w:ilvl w:val="0"/>
          <w:numId w:val="37"/>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62965778" w14:textId="4E3A6DE1" w:rsidR="00815A8A" w:rsidRPr="0061455D" w:rsidRDefault="00AC5DF6" w:rsidP="0061455D">
      <w:pPr>
        <w:rPr>
          <w:lang w:val="en-GB"/>
        </w:rPr>
      </w:pPr>
      <w:r w:rsidRPr="0061455D">
        <w:rPr>
          <w:szCs w:val="20"/>
        </w:rPr>
        <w:t xml:space="preserve">(Note: </w:t>
      </w:r>
      <w:proofErr w:type="spellStart"/>
      <w:r w:rsidRPr="0061455D">
        <w:rPr>
          <w:szCs w:val="20"/>
        </w:rPr>
        <w:t>MSstats</w:t>
      </w:r>
      <w:proofErr w:type="spellEnd"/>
      <w:r w:rsidRPr="0061455D">
        <w:rPr>
          <w:szCs w:val="20"/>
        </w:rPr>
        <w:t xml:space="preserve"> must already be installed as an external tool to have access to this report).</w:t>
      </w:r>
    </w:p>
    <w:p w14:paraId="54C9095F" w14:textId="2C76A095" w:rsidR="00E67952" w:rsidRPr="0061455D" w:rsidRDefault="00AC5DF6" w:rsidP="0061455D">
      <w:pPr>
        <w:pStyle w:val="ListParagraph"/>
        <w:numPr>
          <w:ilvl w:val="0"/>
          <w:numId w:val="37"/>
        </w:numPr>
        <w:rPr>
          <w:lang w:val="en-GB"/>
        </w:rPr>
      </w:pPr>
      <w:r w:rsidRPr="00297420">
        <w:rPr>
          <w:szCs w:val="20"/>
        </w:rPr>
        <w:t>Save as “DIA_</w:t>
      </w:r>
      <w:r w:rsidR="00B11498" w:rsidRPr="00297420">
        <w:rPr>
          <w:szCs w:val="20"/>
        </w:rPr>
        <w:t>QE</w:t>
      </w:r>
      <w:r w:rsidRPr="00297420">
        <w:rPr>
          <w:szCs w:val="20"/>
        </w:rPr>
        <w:t>_LFQB_MSstats_Input.csv”</w:t>
      </w:r>
    </w:p>
    <w:p w14:paraId="499A045A" w14:textId="645C6630" w:rsidR="008F5F52" w:rsidRDefault="008F5F52" w:rsidP="00297420">
      <w:pPr>
        <w:pStyle w:val="Heading1"/>
        <w:rPr>
          <w:lang w:val="en-GB"/>
        </w:rPr>
      </w:pPr>
      <w:r w:rsidRPr="00824479">
        <w:rPr>
          <w:lang w:val="en-GB"/>
        </w:rPr>
        <w:t>Comparing MS1 and MS2 data</w:t>
      </w:r>
    </w:p>
    <w:p w14:paraId="6A260EC7" w14:textId="77777777" w:rsidR="00461D8C" w:rsidRDefault="00461D8C" w:rsidP="008F5F52">
      <w:pPr>
        <w:jc w:val="both"/>
        <w:rPr>
          <w:rFonts w:ascii="Arial" w:hAnsi="Arial" w:cs="Arial"/>
          <w:b/>
          <w:lang w:val="en-GB"/>
        </w:rPr>
      </w:pPr>
    </w:p>
    <w:p w14:paraId="32C9F315" w14:textId="3E60F3E9" w:rsidR="00461D8C" w:rsidRDefault="00461D8C" w:rsidP="0061455D">
      <w:r w:rsidRPr="00461D8C">
        <w:t>Until now we have only been looking at extracted ion chromatograms from MS2 data (i.e. fragment ions). Now we will compare the signals from MS1 XICs and MS2 XICs</w:t>
      </w:r>
      <w:r w:rsidR="0061455D">
        <w:t>.</w:t>
      </w:r>
    </w:p>
    <w:p w14:paraId="462E9F91" w14:textId="77777777" w:rsidR="0061455D" w:rsidRDefault="0061455D" w:rsidP="00297420">
      <w:pPr>
        <w:pStyle w:val="ListParagraph"/>
        <w:numPr>
          <w:ilvl w:val="0"/>
          <w:numId w:val="38"/>
        </w:numPr>
      </w:pPr>
      <w:r>
        <w:t xml:space="preserve">From the </w:t>
      </w:r>
      <w:r w:rsidRPr="0061455D">
        <w:rPr>
          <w:b/>
        </w:rPr>
        <w:t>Settings</w:t>
      </w:r>
      <w:r>
        <w:t xml:space="preserve"> menu, click on </w:t>
      </w:r>
      <w:r w:rsidR="00461D8C" w:rsidRPr="0061455D">
        <w:rPr>
          <w:b/>
        </w:rPr>
        <w:t xml:space="preserve">Transition </w:t>
      </w:r>
      <w:proofErr w:type="gramStart"/>
      <w:r w:rsidR="00461D8C" w:rsidRPr="0061455D">
        <w:rPr>
          <w:b/>
        </w:rPr>
        <w:t>Settings</w:t>
      </w:r>
      <w:r w:rsidR="00461D8C">
        <w:t xml:space="preserve">  </w:t>
      </w:r>
      <w:r>
        <w:t>and</w:t>
      </w:r>
      <w:proofErr w:type="gramEnd"/>
      <w:r>
        <w:t xml:space="preserve"> then choose </w:t>
      </w:r>
      <w:r w:rsidR="00461D8C" w:rsidRPr="0061455D">
        <w:rPr>
          <w:b/>
        </w:rPr>
        <w:t>Filter</w:t>
      </w:r>
      <w:r>
        <w:t>.</w:t>
      </w:r>
      <w:r w:rsidR="00461D8C">
        <w:t xml:space="preserve"> </w:t>
      </w:r>
    </w:p>
    <w:p w14:paraId="16CDE33A" w14:textId="159D1129" w:rsidR="00461D8C" w:rsidRPr="00461D8C" w:rsidRDefault="0061455D" w:rsidP="00297420">
      <w:pPr>
        <w:pStyle w:val="ListParagraph"/>
        <w:numPr>
          <w:ilvl w:val="0"/>
          <w:numId w:val="38"/>
        </w:numPr>
      </w:pPr>
      <w:r>
        <w:t xml:space="preserve">In the </w:t>
      </w:r>
      <w:r>
        <w:rPr>
          <w:b/>
        </w:rPr>
        <w:t xml:space="preserve">Ion types </w:t>
      </w:r>
      <w:r>
        <w:t xml:space="preserve">field </w:t>
      </w:r>
      <w:r w:rsidR="00461D8C">
        <w:t>a</w:t>
      </w:r>
      <w:r w:rsidR="00876675">
        <w:t>dd</w:t>
      </w:r>
      <w:r w:rsidR="00461D8C">
        <w:t xml:space="preserve"> “p” to the i</w:t>
      </w:r>
      <w:r>
        <w:t>on types (indicating precursor).</w:t>
      </w:r>
    </w:p>
    <w:p w14:paraId="32390341" w14:textId="77777777" w:rsidR="00E67952" w:rsidRDefault="00E67952" w:rsidP="00E67952">
      <w:pPr>
        <w:pStyle w:val="ListParagraph"/>
        <w:jc w:val="both"/>
        <w:rPr>
          <w:rFonts w:ascii="Arial" w:hAnsi="Arial" w:cs="Arial"/>
          <w:szCs w:val="20"/>
        </w:rPr>
      </w:pPr>
    </w:p>
    <w:p w14:paraId="0A9AD8D5" w14:textId="4B254020" w:rsidR="00461D8C" w:rsidRPr="00B73A5D" w:rsidRDefault="00CB19F8" w:rsidP="00506DEA">
      <w:pPr>
        <w:rPr>
          <w:szCs w:val="20"/>
        </w:rPr>
      </w:pPr>
      <w:commentRangeStart w:id="57"/>
      <w:r>
        <w:rPr>
          <w:b/>
          <w:noProof/>
        </w:rPr>
        <mc:AlternateContent>
          <mc:Choice Requires="wps">
            <w:drawing>
              <wp:anchor distT="0" distB="0" distL="114300" distR="114300" simplePos="0" relativeHeight="251659264" behindDoc="0" locked="0" layoutInCell="1" allowOverlap="1" wp14:anchorId="1C74FFCB" wp14:editId="34C933C4">
                <wp:simplePos x="0" y="0"/>
                <wp:positionH relativeFrom="column">
                  <wp:posOffset>1857693</wp:posOffset>
                </wp:positionH>
                <wp:positionV relativeFrom="paragraph">
                  <wp:posOffset>944245</wp:posOffset>
                </wp:positionV>
                <wp:extent cx="66675" cy="390525"/>
                <wp:effectExtent l="19050" t="19050" r="47625" b="28575"/>
                <wp:wrapNone/>
                <wp:docPr id="14" name="Up Arrow 14"/>
                <wp:cNvGraphicFramePr/>
                <a:graphic xmlns:a="http://schemas.openxmlformats.org/drawingml/2006/main">
                  <a:graphicData uri="http://schemas.microsoft.com/office/word/2010/wordprocessingShape">
                    <wps:wsp>
                      <wps:cNvSpPr/>
                      <wps:spPr>
                        <a:xfrm>
                          <a:off x="0" y="0"/>
                          <a:ext cx="66675" cy="39052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4EA54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4" o:spid="_x0000_s1026" type="#_x0000_t68" style="position:absolute;margin-left:146.3pt;margin-top:74.35pt;width:5.2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" adj="1844" fillcolor="red" strokecolor="#1f3763 [1604]" strokeweight="1pt"/>
            </w:pict>
          </mc:Fallback>
        </mc:AlternateContent>
      </w:r>
      <w:commentRangeEnd w:id="57"/>
      <w:r w:rsidR="00506DEA">
        <w:rPr>
          <w:rStyle w:val="CommentReference"/>
        </w:rPr>
        <w:commentReference w:id="57"/>
      </w:r>
      <w:r>
        <w:rPr>
          <w:noProof/>
        </w:rPr>
        <w:drawing>
          <wp:inline distT="0" distB="0" distL="0" distR="0" wp14:anchorId="1B177C26" wp14:editId="3902D423">
            <wp:extent cx="2505418" cy="379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0135" cy="3897285"/>
                    </a:xfrm>
                    <a:prstGeom prst="rect">
                      <a:avLst/>
                    </a:prstGeom>
                  </pic:spPr>
                </pic:pic>
              </a:graphicData>
            </a:graphic>
          </wp:inline>
        </w:drawing>
      </w:r>
    </w:p>
    <w:p w14:paraId="52012187" w14:textId="58E00AD4" w:rsidR="00E67952" w:rsidRDefault="000821A9">
      <w:pPr>
        <w:pStyle w:val="ListParagraph"/>
        <w:numPr>
          <w:ilvl w:val="0"/>
          <w:numId w:val="47"/>
        </w:numPr>
        <w:jc w:val="both"/>
        <w:rPr>
          <w:rFonts w:ascii="Arial" w:hAnsi="Arial" w:cs="Arial"/>
          <w:szCs w:val="20"/>
        </w:rPr>
        <w:pPrChange w:id="58" w:author="Nat Brace [2]" w:date="2019-11-05T15:23:00Z">
          <w:pPr>
            <w:pStyle w:val="ListParagraph"/>
            <w:jc w:val="both"/>
          </w:pPr>
        </w:pPrChange>
      </w:pPr>
      <w:ins w:id="59" w:author="Nat Brace [2]" w:date="2019-11-05T15:24:00Z">
        <w:r>
          <w:rPr>
            <w:rFonts w:ascii="Arial" w:hAnsi="Arial" w:cs="Arial"/>
            <w:szCs w:val="20"/>
          </w:rPr>
          <w:t xml:space="preserve">Click </w:t>
        </w:r>
        <w:r>
          <w:rPr>
            <w:rFonts w:ascii="Arial" w:hAnsi="Arial" w:cs="Arial"/>
            <w:b/>
            <w:bCs/>
            <w:szCs w:val="20"/>
          </w:rPr>
          <w:t>OK</w:t>
        </w:r>
      </w:ins>
    </w:p>
    <w:p w14:paraId="49690D8B" w14:textId="77777777" w:rsidR="0061455D" w:rsidRDefault="00461D8C" w:rsidP="0061455D">
      <w:r w:rsidRPr="00461D8C">
        <w:t>The MS1 XICs from the precursor ions will now be overla</w:t>
      </w:r>
      <w:r w:rsidR="005B50DC">
        <w:t>i</w:t>
      </w:r>
      <w:r w:rsidRPr="00461D8C">
        <w:t xml:space="preserve">d with the </w:t>
      </w:r>
      <w:r w:rsidR="00815A8A">
        <w:t>DIA</w:t>
      </w:r>
      <w:r w:rsidRPr="00461D8C">
        <w:t xml:space="preserve"> MS2</w:t>
      </w:r>
      <w:r w:rsidR="00876675">
        <w:t xml:space="preserve"> level</w:t>
      </w:r>
      <w:r w:rsidRPr="00461D8C">
        <w:t xml:space="preserve"> fragment ion XICs from the fragment ions. </w:t>
      </w:r>
    </w:p>
    <w:p w14:paraId="41C59566" w14:textId="77777777" w:rsidR="0061455D" w:rsidRDefault="008F5F52" w:rsidP="0061455D">
      <w:r w:rsidRPr="00461D8C">
        <w:t>In general, the precursor ions have a much higher absolute intensity than the fragment ions. As such, it is usually easier to view these in separate graphs</w:t>
      </w:r>
      <w:r w:rsidR="0061455D">
        <w:t xml:space="preserve">: </w:t>
      </w:r>
    </w:p>
    <w:p w14:paraId="6BA9554D" w14:textId="77777777" w:rsidR="0061455D" w:rsidRDefault="0061455D" w:rsidP="0061455D">
      <w:pPr>
        <w:pStyle w:val="ListParagraph"/>
        <w:numPr>
          <w:ilvl w:val="0"/>
          <w:numId w:val="46"/>
        </w:numPr>
      </w:pPr>
      <w:r>
        <w:lastRenderedPageBreak/>
        <w:t xml:space="preserve">Click the </w:t>
      </w:r>
      <w:r w:rsidRPr="0061455D">
        <w:rPr>
          <w:b/>
        </w:rPr>
        <w:t>View</w:t>
      </w:r>
      <w:r>
        <w:t xml:space="preserve"> menu and select </w:t>
      </w:r>
      <w:r w:rsidRPr="0061455D">
        <w:rPr>
          <w:b/>
        </w:rPr>
        <w:t>Transitions</w:t>
      </w:r>
      <w:r>
        <w:t xml:space="preserve"> and then </w:t>
      </w:r>
      <w:r w:rsidRPr="0061455D">
        <w:rPr>
          <w:b/>
        </w:rPr>
        <w:t>Split Graph</w:t>
      </w:r>
      <w:r>
        <w:t xml:space="preserve">. </w:t>
      </w:r>
    </w:p>
    <w:p w14:paraId="5BAE3617" w14:textId="49E830EA" w:rsidR="00F31A42" w:rsidRDefault="00461D8C" w:rsidP="0061455D">
      <w:pPr>
        <w:ind w:left="52"/>
      </w:pPr>
      <w:r>
        <w:t xml:space="preserve">Now the precursor XICs from the MS1 scans are displayed in the upper graph and the fragment ion XICs from the </w:t>
      </w:r>
      <w:r w:rsidR="00815A8A">
        <w:t>DIA</w:t>
      </w:r>
      <w:r>
        <w:t xml:space="preserve"> scans are displayed in the lower graph.</w:t>
      </w:r>
    </w:p>
    <w:p w14:paraId="0E29C368" w14:textId="77777777" w:rsidR="00E67952" w:rsidRPr="00E67952" w:rsidRDefault="00E67952" w:rsidP="00E67952">
      <w:pPr>
        <w:jc w:val="both"/>
        <w:rPr>
          <w:rFonts w:ascii="Arial" w:hAnsi="Arial" w:cs="Arial"/>
          <w:szCs w:val="20"/>
        </w:rPr>
      </w:pPr>
    </w:p>
    <w:p w14:paraId="6CA100CF" w14:textId="5005DCD7" w:rsidR="00E67952" w:rsidRPr="00E67952" w:rsidRDefault="00E67952" w:rsidP="00E67952">
      <w:pPr>
        <w:pStyle w:val="ListParagraph"/>
        <w:jc w:val="both"/>
        <w:rPr>
          <w:rFonts w:ascii="Arial" w:hAnsi="Arial" w:cs="Arial"/>
          <w:szCs w:val="20"/>
        </w:rPr>
      </w:pPr>
      <w:commentRangeStart w:id="60"/>
      <w:r>
        <w:rPr>
          <w:rFonts w:ascii="Arial" w:hAnsi="Arial" w:cs="Arial"/>
          <w:noProof/>
          <w:szCs w:val="20"/>
        </w:rPr>
        <w:drawing>
          <wp:inline distT="0" distB="0" distL="0" distR="0" wp14:anchorId="01D7BB55" wp14:editId="11327736">
            <wp:extent cx="5240076" cy="236948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48737" cy="2373406"/>
                    </a:xfrm>
                    <a:prstGeom prst="rect">
                      <a:avLst/>
                    </a:prstGeom>
                    <a:noFill/>
                  </pic:spPr>
                </pic:pic>
              </a:graphicData>
            </a:graphic>
          </wp:inline>
        </w:drawing>
      </w:r>
      <w:commentRangeEnd w:id="60"/>
      <w:r w:rsidR="00506DEA">
        <w:rPr>
          <w:rStyle w:val="CommentReference"/>
        </w:rPr>
        <w:commentReference w:id="60"/>
      </w:r>
    </w:p>
    <w:p w14:paraId="587512AF" w14:textId="6A676E41" w:rsidR="00E67952" w:rsidRDefault="00E67952" w:rsidP="00E67952">
      <w:pPr>
        <w:pStyle w:val="ListParagraph"/>
        <w:jc w:val="both"/>
        <w:rPr>
          <w:rFonts w:ascii="Arial" w:hAnsi="Arial" w:cs="Arial"/>
          <w:szCs w:val="20"/>
        </w:rPr>
      </w:pPr>
    </w:p>
    <w:p w14:paraId="1CFD994B" w14:textId="77777777" w:rsidR="00E67952" w:rsidRDefault="00E67952" w:rsidP="00E67952">
      <w:pPr>
        <w:pStyle w:val="ListParagraph"/>
        <w:jc w:val="both"/>
        <w:rPr>
          <w:rFonts w:ascii="Arial" w:hAnsi="Arial" w:cs="Arial"/>
          <w:szCs w:val="20"/>
        </w:rPr>
      </w:pPr>
    </w:p>
    <w:p w14:paraId="34B7D0AD" w14:textId="77777777" w:rsidR="00780799" w:rsidRPr="00E67952" w:rsidRDefault="00780799" w:rsidP="00297420">
      <w:pPr>
        <w:pStyle w:val="ListParagraph"/>
        <w:numPr>
          <w:ilvl w:val="0"/>
          <w:numId w:val="39"/>
        </w:numPr>
      </w:pPr>
      <w:r w:rsidRPr="00461D8C">
        <w:t xml:space="preserve">Search (using </w:t>
      </w:r>
      <w:proofErr w:type="gramStart"/>
      <w:r w:rsidRPr="00297420">
        <w:rPr>
          <w:i/>
        </w:rPr>
        <w:t>ctrl-F</w:t>
      </w:r>
      <w:proofErr w:type="gramEnd"/>
      <w:r w:rsidRPr="00297420">
        <w:rPr>
          <w:i/>
        </w:rPr>
        <w:t xml:space="preserve">) </w:t>
      </w:r>
      <w:r w:rsidRPr="00461D8C">
        <w:t xml:space="preserve">for the peptide </w:t>
      </w:r>
      <w:r w:rsidRPr="00E67952">
        <w:t>SDTAAAAVR</w:t>
      </w:r>
      <w:r>
        <w:t xml:space="preserve"> </w:t>
      </w:r>
      <w:r w:rsidRPr="00461D8C">
        <w:t>and examine the difference</w:t>
      </w:r>
      <w:r>
        <w:t xml:space="preserve"> between the MS1 and MS2 data. </w:t>
      </w:r>
    </w:p>
    <w:p w14:paraId="299C6B0F" w14:textId="5CF0F3FF" w:rsidR="008F5F52" w:rsidRPr="00461D8C" w:rsidRDefault="008F5F52" w:rsidP="00297420">
      <w:pPr>
        <w:pStyle w:val="ListParagraph"/>
        <w:numPr>
          <w:ilvl w:val="0"/>
          <w:numId w:val="39"/>
        </w:numPr>
      </w:pPr>
      <w:r w:rsidRPr="00461D8C">
        <w:t xml:space="preserve">Browse through some peptides and compare the signals coming from the MS1 XICs and the </w:t>
      </w:r>
      <w:r w:rsidR="00815A8A">
        <w:t>DIA</w:t>
      </w:r>
      <w:r w:rsidRPr="00461D8C">
        <w:t xml:space="preserve"> MS2 XICs. Is there a difference in the selectivity between the MS1 and </w:t>
      </w:r>
      <w:r w:rsidR="00815A8A">
        <w:t>DIA</w:t>
      </w:r>
      <w:r w:rsidRPr="00461D8C">
        <w:t xml:space="preserve"> MS2 data</w:t>
      </w:r>
      <w:r w:rsidR="00876675">
        <w:t>?</w:t>
      </w:r>
    </w:p>
    <w:p w14:paraId="22914455" w14:textId="1E357480" w:rsidR="006F76DC" w:rsidRDefault="006947BA" w:rsidP="00297420">
      <w:pPr>
        <w:pStyle w:val="ListParagraph"/>
        <w:numPr>
          <w:ilvl w:val="0"/>
          <w:numId w:val="39"/>
        </w:numPr>
      </w:pPr>
      <w:r>
        <w:t xml:space="preserve">Can you find cases where the </w:t>
      </w:r>
      <w:r w:rsidR="00815A8A">
        <w:t>DIA</w:t>
      </w:r>
      <w:r>
        <w:t xml:space="preserve"> MS2 data is higher quality (i.e. better selectivity) than the MS1 data </w:t>
      </w:r>
      <w:proofErr w:type="gramStart"/>
      <w:r>
        <w:t>similar to</w:t>
      </w:r>
      <w:proofErr w:type="gramEnd"/>
      <w:r>
        <w:t xml:space="preserve"> peptide above? </w:t>
      </w:r>
      <w:r w:rsidR="00876675">
        <w:t>Can you find any cases where it</w:t>
      </w:r>
      <w:r w:rsidR="00CE6A8C">
        <w:t xml:space="preserve"> i</w:t>
      </w:r>
      <w:r>
        <w:t xml:space="preserve">s the opposite? </w:t>
      </w:r>
    </w:p>
    <w:p w14:paraId="41136255" w14:textId="16F63D52" w:rsidR="00F31A42" w:rsidRPr="007B2553" w:rsidRDefault="00F31A42" w:rsidP="00297420">
      <w:pPr>
        <w:pStyle w:val="ListParagraph"/>
        <w:numPr>
          <w:ilvl w:val="0"/>
          <w:numId w:val="39"/>
        </w:numPr>
      </w:pPr>
      <w:r>
        <w:t xml:space="preserve">Save the document as </w:t>
      </w:r>
      <w:r w:rsidR="00815A8A" w:rsidRPr="00297420">
        <w:rPr>
          <w:i/>
        </w:rPr>
        <w:t>DIA_</w:t>
      </w:r>
      <w:r w:rsidR="00B11498" w:rsidRPr="00297420">
        <w:rPr>
          <w:i/>
        </w:rPr>
        <w:t>QE</w:t>
      </w:r>
      <w:r w:rsidRPr="00297420">
        <w:rPr>
          <w:i/>
        </w:rPr>
        <w:t>_MS1_comparison.sky</w:t>
      </w:r>
    </w:p>
    <w:p w14:paraId="729A6E55" w14:textId="20478D76" w:rsidR="007B2553" w:rsidRDefault="007B2553" w:rsidP="007B2553">
      <w:pPr>
        <w:rPr>
          <w:rFonts w:ascii="Arial" w:hAnsi="Arial" w:cs="Arial"/>
        </w:rPr>
      </w:pPr>
    </w:p>
    <w:p w14:paraId="740ABDF5" w14:textId="14C53ED3" w:rsidR="007B2553" w:rsidRDefault="007B2553" w:rsidP="007B2553">
      <w:pPr>
        <w:rPr>
          <w:rFonts w:ascii="Arial" w:hAnsi="Arial" w:cs="Arial"/>
        </w:rPr>
      </w:pPr>
    </w:p>
    <w:p w14:paraId="6E07E490" w14:textId="212436CE" w:rsidR="007B2553" w:rsidRPr="007B2553" w:rsidRDefault="007B2553" w:rsidP="00D21CAE">
      <w:r>
        <w:t xml:space="preserve">Congratulations! You have completed the tutorial </w:t>
      </w:r>
      <w:r w:rsidRPr="007B2553">
        <w:sym w:font="Wingdings" w:char="F04A"/>
      </w:r>
    </w:p>
    <w:p w14:paraId="39F74686" w14:textId="77777777" w:rsidR="006F76DC" w:rsidRPr="008F5F52" w:rsidRDefault="006F76DC">
      <w:pPr>
        <w:rPr>
          <w:rFonts w:ascii="Arial" w:hAnsi="Arial" w:cs="Arial"/>
        </w:rPr>
      </w:pPr>
    </w:p>
    <w:p w14:paraId="333F8719" w14:textId="77777777" w:rsidR="009B301E" w:rsidRDefault="009B301E">
      <w:pPr>
        <w:rPr>
          <w:rFonts w:ascii="Arial" w:hAnsi="Arial" w:cs="Arial"/>
        </w:rPr>
      </w:pPr>
    </w:p>
    <w:p w14:paraId="272E892C" w14:textId="760C0A23" w:rsidR="009B301E" w:rsidRDefault="009B301E">
      <w:pPr>
        <w:rPr>
          <w:rFonts w:ascii="Arial" w:hAnsi="Arial" w:cs="Arial"/>
        </w:rPr>
      </w:pPr>
    </w:p>
    <w:p w14:paraId="3F513493" w14:textId="77777777" w:rsidR="009B301E" w:rsidRDefault="009B301E">
      <w:pPr>
        <w:rPr>
          <w:rFonts w:ascii="Arial" w:hAnsi="Arial" w:cs="Arial"/>
        </w:rPr>
      </w:pPr>
    </w:p>
    <w:p w14:paraId="111E20B7" w14:textId="1356A82D" w:rsidR="00E47CBF" w:rsidRPr="008F5F52" w:rsidRDefault="00E47CBF" w:rsidP="007B3D40"/>
    <w:sectPr w:rsidR="00E47CBF" w:rsidRPr="008F5F52" w:rsidSect="005E0404">
      <w:footerReference w:type="even" r:id="rId49"/>
      <w:footerReference w:type="default" r:id="rId50"/>
      <w:pgSz w:w="11900" w:h="16840"/>
      <w:pgMar w:top="1417" w:right="1417" w:bottom="1134" w:left="1417" w:header="850" w:footer="85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at Brace" w:date="2019-11-05T10:34:00Z" w:initials="NB">
    <w:p w14:paraId="34BB2169" w14:textId="44C6933D" w:rsidR="006522EE" w:rsidRDefault="006522EE">
      <w:pPr>
        <w:pStyle w:val="CommentText"/>
      </w:pPr>
      <w:r>
        <w:rPr>
          <w:rStyle w:val="CommentReference"/>
        </w:rPr>
        <w:annotationRef/>
      </w:r>
      <w:r>
        <w:t>This is exactly as it reads in the original tutorial … is it correct?</w:t>
      </w:r>
    </w:p>
  </w:comment>
  <w:comment w:id="1" w:author="Nat Brace" w:date="2019-11-05T10:48:00Z" w:initials="NB">
    <w:p w14:paraId="7BA85DBC" w14:textId="1AA8AB86" w:rsidR="005E5C5E" w:rsidRDefault="005E5C5E">
      <w:pPr>
        <w:pStyle w:val="CommentText"/>
      </w:pPr>
      <w:r>
        <w:rPr>
          <w:rStyle w:val="CommentReference"/>
        </w:rPr>
        <w:annotationRef/>
      </w:r>
      <w:r>
        <w:t xml:space="preserve">Excel doesn’t natively recognize this as a file type it can open. </w:t>
      </w:r>
    </w:p>
  </w:comment>
  <w:comment w:id="2" w:author="Nat Brace" w:date="2019-10-23T10:12:00Z" w:initials="NB">
    <w:p w14:paraId="48421066" w14:textId="182DADE2" w:rsidR="00DF559F" w:rsidRDefault="00DF559F">
      <w:pPr>
        <w:pStyle w:val="CommentText"/>
      </w:pPr>
      <w:r>
        <w:rPr>
          <w:rStyle w:val="CommentReference"/>
        </w:rPr>
        <w:annotationRef/>
      </w:r>
      <w:r>
        <w:t>Note: name field should say QE18 per above</w:t>
      </w:r>
    </w:p>
  </w:comment>
  <w:comment w:id="3" w:author="Nat Brace [2]" w:date="2019-11-06T13:28:00Z" w:initials="NB">
    <w:p w14:paraId="4C840A25" w14:textId="311443DB" w:rsidR="00905674" w:rsidRDefault="00905674">
      <w:pPr>
        <w:pStyle w:val="CommentText"/>
      </w:pPr>
      <w:r>
        <w:rPr>
          <w:rStyle w:val="CommentReference"/>
        </w:rPr>
        <w:annotationRef/>
      </w:r>
      <w:r>
        <w:rPr>
          <w:rStyle w:val="CommentReference"/>
        </w:rPr>
        <w:t>Note: this form has changed – no longer a Small Mol tab</w:t>
      </w:r>
    </w:p>
  </w:comment>
  <w:comment w:id="4" w:author="Nat Brace" w:date="2019-10-23T11:35:00Z" w:initials="NB">
    <w:p w14:paraId="7DB005ED" w14:textId="0513357F" w:rsidR="00DF559F" w:rsidRDefault="00DF559F">
      <w:pPr>
        <w:pStyle w:val="CommentText"/>
      </w:pPr>
      <w:r>
        <w:rPr>
          <w:rStyle w:val="CommentReference"/>
        </w:rPr>
        <w:annotationRef/>
      </w:r>
      <w:r>
        <w:t>Added this screen cap</w:t>
      </w:r>
    </w:p>
  </w:comment>
  <w:comment w:id="5" w:author="Nat Brace [2]" w:date="2019-11-05T14:32:00Z" w:initials="NB">
    <w:p w14:paraId="3DDD931F" w14:textId="2821142A" w:rsidR="001E4D56" w:rsidRDefault="001E4D56">
      <w:pPr>
        <w:pStyle w:val="CommentText"/>
      </w:pPr>
      <w:r>
        <w:rPr>
          <w:rStyle w:val="CommentReference"/>
        </w:rPr>
        <w:annotationRef/>
      </w:r>
      <w:bookmarkStart w:id="6" w:name="_Hlk23939377"/>
      <w:r>
        <w:t>Needed to bring Lib Match to center of window</w:t>
      </w:r>
      <w:bookmarkEnd w:id="6"/>
    </w:p>
  </w:comment>
  <w:comment w:id="7" w:author="Nat Brace [2]" w:date="2019-11-06T13:30:00Z" w:initials="NB">
    <w:p w14:paraId="4535F316" w14:textId="4C766E21" w:rsidR="00905674" w:rsidRDefault="00905674">
      <w:pPr>
        <w:pStyle w:val="CommentText"/>
      </w:pPr>
      <w:r>
        <w:rPr>
          <w:rStyle w:val="CommentReference"/>
        </w:rPr>
        <w:annotationRef/>
      </w:r>
      <w:r>
        <w:t xml:space="preserve">This was a small box in lower LH corner of screen … could not read … </w:t>
      </w:r>
    </w:p>
  </w:comment>
  <w:comment w:id="13" w:author="Nat Brace" w:date="2019-10-23T13:09:00Z" w:initials="NB">
    <w:p w14:paraId="580C73A6" w14:textId="6B293317" w:rsidR="009777C3" w:rsidRDefault="009777C3">
      <w:pPr>
        <w:pStyle w:val="CommentText"/>
      </w:pPr>
      <w:r>
        <w:rPr>
          <w:rStyle w:val="CommentReference"/>
        </w:rPr>
        <w:annotationRef/>
      </w:r>
      <w:r>
        <w:t>Verify that this is correct</w:t>
      </w:r>
    </w:p>
  </w:comment>
  <w:comment w:id="14" w:author="Nat Brace [2]" w:date="2019-11-05T14:57:00Z" w:initials="NB">
    <w:p w14:paraId="34C82FD9" w14:textId="3F4874E4" w:rsidR="00A16027" w:rsidRDefault="00A16027">
      <w:pPr>
        <w:pStyle w:val="CommentText"/>
      </w:pPr>
      <w:r>
        <w:rPr>
          <w:rStyle w:val="CommentReference"/>
        </w:rPr>
        <w:annotationRef/>
      </w:r>
      <w:bookmarkStart w:id="15" w:name="_Hlk23864358"/>
      <w:r>
        <w:t xml:space="preserve">Do we also select “replicates” in the Applies to: </w:t>
      </w:r>
      <w:proofErr w:type="gramStart"/>
      <w:r>
        <w:t>section.</w:t>
      </w:r>
      <w:proofErr w:type="gramEnd"/>
      <w:r>
        <w:t xml:space="preserve"> </w:t>
      </w:r>
      <w:bookmarkEnd w:id="15"/>
    </w:p>
  </w:comment>
  <w:comment w:id="16" w:author="Nat Brace [2]" w:date="2019-11-05T15:02:00Z" w:initials="NB">
    <w:p w14:paraId="2F8F9081" w14:textId="24E6ED3D" w:rsidR="009F548A" w:rsidRDefault="009F548A">
      <w:pPr>
        <w:pStyle w:val="CommentText"/>
      </w:pPr>
      <w:r>
        <w:rPr>
          <w:rStyle w:val="CommentReference"/>
        </w:rPr>
        <w:annotationRef/>
      </w:r>
      <w:bookmarkStart w:id="17" w:name="_Hlk23864376"/>
      <w:r>
        <w:t xml:space="preserve">Does not show Sample Dilution Factor when going through…. </w:t>
      </w:r>
      <w:bookmarkEnd w:id="17"/>
    </w:p>
  </w:comment>
  <w:comment w:id="19" w:author="Nat Brace [2]" w:date="2019-11-05T15:06:00Z" w:initials="NB">
    <w:p w14:paraId="4A27FDF9" w14:textId="1E1A324E" w:rsidR="009F548A" w:rsidRDefault="009F548A">
      <w:pPr>
        <w:pStyle w:val="CommentText"/>
      </w:pPr>
      <w:r>
        <w:rPr>
          <w:rStyle w:val="CommentReference"/>
        </w:rPr>
        <w:annotationRef/>
      </w:r>
      <w:r>
        <w:t>Refine has become its own menu not part of Edit</w:t>
      </w:r>
    </w:p>
  </w:comment>
  <w:comment w:id="35" w:author="Nat Brace [2]" w:date="2019-11-05T16:27:00Z" w:initials="NB">
    <w:p w14:paraId="11824100" w14:textId="77777777" w:rsidR="00D20BB9" w:rsidRDefault="00D20BB9">
      <w:pPr>
        <w:pStyle w:val="CommentText"/>
      </w:pPr>
      <w:r>
        <w:rPr>
          <w:rStyle w:val="CommentReference"/>
        </w:rPr>
        <w:annotationRef/>
      </w:r>
      <w:bookmarkStart w:id="36" w:name="_Hlk23864455"/>
      <w:r>
        <w:t>Library Intensity Dot product not checked</w:t>
      </w:r>
      <w:bookmarkEnd w:id="36"/>
    </w:p>
    <w:p w14:paraId="5B28D317" w14:textId="6E74BBE5" w:rsidR="00D20BB9" w:rsidRDefault="00D20BB9">
      <w:pPr>
        <w:pStyle w:val="CommentText"/>
      </w:pPr>
    </w:p>
  </w:comment>
  <w:comment w:id="41" w:author="Nat Brace [2]" w:date="2019-11-05T15:11:00Z" w:initials="NB">
    <w:p w14:paraId="3030A75A" w14:textId="7CA0A37A" w:rsidR="00A86468" w:rsidRDefault="00A86468">
      <w:pPr>
        <w:pStyle w:val="CommentText"/>
      </w:pPr>
      <w:r>
        <w:rPr>
          <w:rStyle w:val="CommentReference"/>
        </w:rPr>
        <w:annotationRef/>
      </w:r>
      <w:bookmarkStart w:id="42" w:name="_Hlk23864503"/>
      <w:r>
        <w:t>This is already checked per instructions at the very beginning of the tutorial</w:t>
      </w:r>
      <w:bookmarkEnd w:id="42"/>
    </w:p>
  </w:comment>
  <w:comment w:id="43" w:author="Nat Brace" w:date="2019-10-23T16:22:00Z" w:initials="NB">
    <w:p w14:paraId="279939AD" w14:textId="1DE9F2D2" w:rsidR="0021409C" w:rsidRDefault="0021409C">
      <w:pPr>
        <w:pStyle w:val="CommentText"/>
      </w:pPr>
      <w:r>
        <w:rPr>
          <w:rStyle w:val="CommentReference"/>
        </w:rPr>
        <w:annotationRef/>
      </w:r>
      <w:r w:rsidR="00905674">
        <w:t>Moved alignment of boxes manually</w:t>
      </w:r>
    </w:p>
  </w:comment>
  <w:comment w:id="44" w:author="Nat Brace" w:date="2019-10-23T14:48:00Z" w:initials="NB">
    <w:p w14:paraId="793CB903" w14:textId="7B4E6BBF" w:rsidR="00506DEA" w:rsidRDefault="00506DEA">
      <w:pPr>
        <w:pStyle w:val="CommentText"/>
      </w:pPr>
      <w:r>
        <w:rPr>
          <w:rStyle w:val="CommentReference"/>
        </w:rPr>
        <w:annotationRef/>
      </w:r>
      <w:r>
        <w:t xml:space="preserve">We should break this up. </w:t>
      </w:r>
    </w:p>
  </w:comment>
  <w:comment w:id="51" w:author="Nat Brace [2]" w:date="2019-11-05T15:21:00Z" w:initials="NB">
    <w:p w14:paraId="760C6769" w14:textId="29CF09AA" w:rsidR="007C2BFB" w:rsidRDefault="007C2BFB">
      <w:pPr>
        <w:pStyle w:val="CommentText"/>
      </w:pPr>
      <w:r>
        <w:rPr>
          <w:rStyle w:val="CommentReference"/>
        </w:rPr>
        <w:annotationRef/>
      </w:r>
      <w:bookmarkStart w:id="52" w:name="_Hlk23864659"/>
      <w:r>
        <w:t>No Grouped Comparison option under View</w:t>
      </w:r>
      <w:bookmarkEnd w:id="52"/>
      <w:r w:rsidR="00905674">
        <w:t xml:space="preserve">.  </w:t>
      </w:r>
      <w:r w:rsidR="00905674">
        <w:t>Couldn’t do the rest of this section</w:t>
      </w:r>
      <w:proofErr w:type="gramStart"/>
      <w:r w:rsidR="00905674">
        <w:t xml:space="preserve"> ..</w:t>
      </w:r>
      <w:proofErr w:type="gramEnd"/>
      <w:r w:rsidR="00905674">
        <w:t xml:space="preserve"> </w:t>
      </w:r>
      <w:bookmarkStart w:id="53" w:name="_GoBack"/>
      <w:bookmarkEnd w:id="53"/>
    </w:p>
  </w:comment>
  <w:comment w:id="54" w:author="Nat Brace" w:date="2019-10-23T17:01:00Z" w:initials="NB">
    <w:p w14:paraId="0D04C9C5" w14:textId="76F40F16" w:rsidR="002D1478" w:rsidRDefault="002D1478">
      <w:pPr>
        <w:pStyle w:val="CommentText"/>
      </w:pPr>
      <w:r>
        <w:rPr>
          <w:rStyle w:val="CommentReference"/>
        </w:rPr>
        <w:annotationRef/>
      </w:r>
      <w:r>
        <w:t>Window? Form?</w:t>
      </w:r>
    </w:p>
  </w:comment>
  <w:comment w:id="55" w:author="Nat Brace" w:date="2019-10-23T17:01:00Z" w:initials="NB">
    <w:p w14:paraId="61FA79CF" w14:textId="29447DA4" w:rsidR="002D1478" w:rsidRDefault="002D1478">
      <w:pPr>
        <w:pStyle w:val="CommentText"/>
      </w:pPr>
      <w:r>
        <w:rPr>
          <w:rStyle w:val="CommentReference"/>
        </w:rPr>
        <w:annotationRef/>
      </w:r>
      <w:r>
        <w:t xml:space="preserve">Something missing… </w:t>
      </w:r>
    </w:p>
  </w:comment>
  <w:comment w:id="56" w:author="Nat Brace" w:date="2019-10-23T17:02:00Z" w:initials="NB">
    <w:p w14:paraId="22FA4650" w14:textId="2F586BE3" w:rsidR="002D1478" w:rsidRDefault="002D1478">
      <w:pPr>
        <w:pStyle w:val="CommentText"/>
      </w:pPr>
      <w:r>
        <w:rPr>
          <w:rStyle w:val="CommentReference"/>
        </w:rPr>
        <w:annotationRef/>
      </w:r>
      <w:r>
        <w:t>How? What button to click?</w:t>
      </w:r>
    </w:p>
  </w:comment>
  <w:comment w:id="57" w:author="Nat Brace" w:date="2019-10-23T14:47:00Z" w:initials="NB">
    <w:p w14:paraId="34B055C5" w14:textId="4951998E" w:rsidR="00506DEA" w:rsidRDefault="00506DEA">
      <w:pPr>
        <w:pStyle w:val="CommentText"/>
      </w:pPr>
      <w:r>
        <w:rPr>
          <w:rStyle w:val="CommentReference"/>
        </w:rPr>
        <w:annotationRef/>
      </w:r>
      <w:r>
        <w:t xml:space="preserve">Manually created arrow. </w:t>
      </w:r>
    </w:p>
  </w:comment>
  <w:comment w:id="60" w:author="Nat Brace" w:date="2019-10-23T14:47:00Z" w:initials="NB">
    <w:p w14:paraId="0CEAB20D" w14:textId="1DF81C98" w:rsidR="00506DEA" w:rsidRDefault="00506DEA">
      <w:pPr>
        <w:pStyle w:val="CommentText"/>
      </w:pPr>
      <w:r>
        <w:rPr>
          <w:rStyle w:val="CommentReference"/>
        </w:rPr>
        <w:annotationRef/>
      </w:r>
      <w:r>
        <w:t xml:space="preserve">We should break this up into three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BB2169" w15:done="0"/>
  <w15:commentEx w15:paraId="7BA85DBC" w15:done="0"/>
  <w15:commentEx w15:paraId="48421066" w15:done="0"/>
  <w15:commentEx w15:paraId="4C840A25" w15:done="0"/>
  <w15:commentEx w15:paraId="7DB005ED" w15:done="0"/>
  <w15:commentEx w15:paraId="3DDD931F" w15:done="0"/>
  <w15:commentEx w15:paraId="4535F316" w15:done="0"/>
  <w15:commentEx w15:paraId="580C73A6" w15:done="0"/>
  <w15:commentEx w15:paraId="34C82FD9" w15:done="0"/>
  <w15:commentEx w15:paraId="2F8F9081" w15:done="0"/>
  <w15:commentEx w15:paraId="4A27FDF9" w15:done="0"/>
  <w15:commentEx w15:paraId="5B28D317" w15:done="0"/>
  <w15:commentEx w15:paraId="3030A75A" w15:done="0"/>
  <w15:commentEx w15:paraId="279939AD" w15:done="0"/>
  <w15:commentEx w15:paraId="793CB903" w15:done="0"/>
  <w15:commentEx w15:paraId="760C6769" w15:done="0"/>
  <w15:commentEx w15:paraId="0D04C9C5" w15:done="0"/>
  <w15:commentEx w15:paraId="61FA79CF" w15:done="0"/>
  <w15:commentEx w15:paraId="22FA4650" w15:done="0"/>
  <w15:commentEx w15:paraId="34B055C5" w15:done="0"/>
  <w15:commentEx w15:paraId="0CEAB2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BB2169" w16cid:durableId="216BFFD8"/>
  <w16cid:commentId w16cid:paraId="7BA85DBC" w16cid:durableId="216BFFD9"/>
  <w16cid:commentId w16cid:paraId="48421066" w16cid:durableId="216BFFDA"/>
  <w16cid:commentId w16cid:paraId="4C840A25" w16cid:durableId="216D4903"/>
  <w16cid:commentId w16cid:paraId="7DB005ED" w16cid:durableId="216BFFDB"/>
  <w16cid:commentId w16cid:paraId="3DDD931F" w16cid:durableId="216C0697"/>
  <w16cid:commentId w16cid:paraId="4535F316" w16cid:durableId="216D4964"/>
  <w16cid:commentId w16cid:paraId="580C73A6" w16cid:durableId="216BFFDE"/>
  <w16cid:commentId w16cid:paraId="34C82FD9" w16cid:durableId="216C0C48"/>
  <w16cid:commentId w16cid:paraId="2F8F9081" w16cid:durableId="216C0DA1"/>
  <w16cid:commentId w16cid:paraId="4A27FDF9" w16cid:durableId="216C0E6F"/>
  <w16cid:commentId w16cid:paraId="5B28D317" w16cid:durableId="216C2160"/>
  <w16cid:commentId w16cid:paraId="3030A75A" w16cid:durableId="216C0FBE"/>
  <w16cid:commentId w16cid:paraId="279939AD" w16cid:durableId="216BFFE0"/>
  <w16cid:commentId w16cid:paraId="793CB903" w16cid:durableId="216BFFE1"/>
  <w16cid:commentId w16cid:paraId="760C6769" w16cid:durableId="216C11FF"/>
  <w16cid:commentId w16cid:paraId="0D04C9C5" w16cid:durableId="216BFFE3"/>
  <w16cid:commentId w16cid:paraId="61FA79CF" w16cid:durableId="216BFFE4"/>
  <w16cid:commentId w16cid:paraId="22FA4650" w16cid:durableId="216BFFE5"/>
  <w16cid:commentId w16cid:paraId="34B055C5" w16cid:durableId="216BFFE6"/>
  <w16cid:commentId w16cid:paraId="0CEAB20D" w16cid:durableId="216BFF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0F66F" w14:textId="77777777" w:rsidR="00D020EB" w:rsidRDefault="00D020EB" w:rsidP="00925426">
      <w:r>
        <w:separator/>
      </w:r>
    </w:p>
  </w:endnote>
  <w:endnote w:type="continuationSeparator" w:id="0">
    <w:p w14:paraId="16CC256F" w14:textId="77777777" w:rsidR="00D020EB" w:rsidRDefault="00D020EB"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C7705" w14:textId="77777777" w:rsidR="00DF559F" w:rsidRDefault="00DF559F"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DF559F" w:rsidRDefault="00DF55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0529F" w14:textId="1AB6DF4C" w:rsidR="00DF559F" w:rsidRPr="005E0404" w:rsidRDefault="00DF559F"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F96B9D">
      <w:rPr>
        <w:rStyle w:val="PageNumber"/>
        <w:rFonts w:ascii="Arial" w:hAnsi="Arial" w:cs="Arial"/>
        <w:noProof/>
      </w:rPr>
      <w:t>9</w:t>
    </w:r>
    <w:r w:rsidRPr="005E0404">
      <w:rPr>
        <w:rStyle w:val="PageNumber"/>
        <w:rFonts w:ascii="Arial" w:hAnsi="Arial" w:cs="Arial"/>
      </w:rPr>
      <w:fldChar w:fldCharType="end"/>
    </w:r>
  </w:p>
  <w:p w14:paraId="3C1E70A2" w14:textId="77777777" w:rsidR="00DF559F" w:rsidRDefault="00DF55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8293B" w14:textId="77777777" w:rsidR="00D020EB" w:rsidRDefault="00D020EB" w:rsidP="00925426">
      <w:r>
        <w:separator/>
      </w:r>
    </w:p>
  </w:footnote>
  <w:footnote w:type="continuationSeparator" w:id="0">
    <w:p w14:paraId="3EA038D0" w14:textId="77777777" w:rsidR="00D020EB" w:rsidRDefault="00D020EB"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34618"/>
    <w:multiLevelType w:val="hybridMultilevel"/>
    <w:tmpl w:val="7ECCCC8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57345BE"/>
    <w:multiLevelType w:val="hybridMultilevel"/>
    <w:tmpl w:val="B0146A3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51DD1"/>
    <w:multiLevelType w:val="hybridMultilevel"/>
    <w:tmpl w:val="A82C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B073A"/>
    <w:multiLevelType w:val="hybridMultilevel"/>
    <w:tmpl w:val="D96C9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310857"/>
    <w:multiLevelType w:val="hybridMultilevel"/>
    <w:tmpl w:val="98D6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DD5630"/>
    <w:multiLevelType w:val="hybridMultilevel"/>
    <w:tmpl w:val="4EFEF2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1378AE"/>
    <w:multiLevelType w:val="hybridMultilevel"/>
    <w:tmpl w:val="E87C782C"/>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8"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1825307"/>
    <w:multiLevelType w:val="hybridMultilevel"/>
    <w:tmpl w:val="C7D828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E424C1"/>
    <w:multiLevelType w:val="hybridMultilevel"/>
    <w:tmpl w:val="94D4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5204E1"/>
    <w:multiLevelType w:val="hybridMultilevel"/>
    <w:tmpl w:val="C764D9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1D8F23E7"/>
    <w:multiLevelType w:val="hybridMultilevel"/>
    <w:tmpl w:val="A5BE1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F72943"/>
    <w:multiLevelType w:val="hybridMultilevel"/>
    <w:tmpl w:val="6C02E63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7"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BA6434"/>
    <w:multiLevelType w:val="hybridMultilevel"/>
    <w:tmpl w:val="BA98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6F3D53"/>
    <w:multiLevelType w:val="hybridMultilevel"/>
    <w:tmpl w:val="348431C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B94A19"/>
    <w:multiLevelType w:val="hybridMultilevel"/>
    <w:tmpl w:val="E90E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0120E6"/>
    <w:multiLevelType w:val="hybridMultilevel"/>
    <w:tmpl w:val="4F388D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A273677"/>
    <w:multiLevelType w:val="hybridMultilevel"/>
    <w:tmpl w:val="88325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5F6D4E"/>
    <w:multiLevelType w:val="hybridMultilevel"/>
    <w:tmpl w:val="1CD45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F9F6D0B"/>
    <w:multiLevelType w:val="hybridMultilevel"/>
    <w:tmpl w:val="B18CE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092D14"/>
    <w:multiLevelType w:val="hybridMultilevel"/>
    <w:tmpl w:val="D4E60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7E3E22"/>
    <w:multiLevelType w:val="hybridMultilevel"/>
    <w:tmpl w:val="1C9CD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B160D4"/>
    <w:multiLevelType w:val="hybridMultilevel"/>
    <w:tmpl w:val="B2FA92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15A30F2"/>
    <w:multiLevelType w:val="hybridMultilevel"/>
    <w:tmpl w:val="EA2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BF30BC"/>
    <w:multiLevelType w:val="hybridMultilevel"/>
    <w:tmpl w:val="283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800640"/>
    <w:multiLevelType w:val="hybridMultilevel"/>
    <w:tmpl w:val="D82473F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33F268E"/>
    <w:multiLevelType w:val="hybridMultilevel"/>
    <w:tmpl w:val="91BEB42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3D44D0"/>
    <w:multiLevelType w:val="hybridMultilevel"/>
    <w:tmpl w:val="84449D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6F3456D"/>
    <w:multiLevelType w:val="hybridMultilevel"/>
    <w:tmpl w:val="3AE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167F80"/>
    <w:multiLevelType w:val="hybridMultilevel"/>
    <w:tmpl w:val="5328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485C07"/>
    <w:multiLevelType w:val="hybridMultilevel"/>
    <w:tmpl w:val="91029EB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507C98"/>
    <w:multiLevelType w:val="hybridMultilevel"/>
    <w:tmpl w:val="50705C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F6F4449"/>
    <w:multiLevelType w:val="hybridMultilevel"/>
    <w:tmpl w:val="AC4C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203B7A"/>
    <w:multiLevelType w:val="hybridMultilevel"/>
    <w:tmpl w:val="40CE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683B16"/>
    <w:multiLevelType w:val="hybridMultilevel"/>
    <w:tmpl w:val="F0022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6"/>
  </w:num>
  <w:num w:numId="2">
    <w:abstractNumId w:val="25"/>
  </w:num>
  <w:num w:numId="3">
    <w:abstractNumId w:val="43"/>
  </w:num>
  <w:num w:numId="4">
    <w:abstractNumId w:val="12"/>
  </w:num>
  <w:num w:numId="5">
    <w:abstractNumId w:val="28"/>
  </w:num>
  <w:num w:numId="6">
    <w:abstractNumId w:val="18"/>
  </w:num>
  <w:num w:numId="7">
    <w:abstractNumId w:val="27"/>
  </w:num>
  <w:num w:numId="8">
    <w:abstractNumId w:val="5"/>
  </w:num>
  <w:num w:numId="9">
    <w:abstractNumId w:val="10"/>
  </w:num>
  <w:num w:numId="10">
    <w:abstractNumId w:val="45"/>
  </w:num>
  <w:num w:numId="11">
    <w:abstractNumId w:val="37"/>
  </w:num>
  <w:num w:numId="12">
    <w:abstractNumId w:val="22"/>
  </w:num>
  <w:num w:numId="13">
    <w:abstractNumId w:val="29"/>
  </w:num>
  <w:num w:numId="14">
    <w:abstractNumId w:val="44"/>
  </w:num>
  <w:num w:numId="15">
    <w:abstractNumId w:val="30"/>
  </w:num>
  <w:num w:numId="16">
    <w:abstractNumId w:val="39"/>
  </w:num>
  <w:num w:numId="17">
    <w:abstractNumId w:val="38"/>
  </w:num>
  <w:num w:numId="18">
    <w:abstractNumId w:val="2"/>
  </w:num>
  <w:num w:numId="19">
    <w:abstractNumId w:val="41"/>
  </w:num>
  <w:num w:numId="20">
    <w:abstractNumId w:val="32"/>
  </w:num>
  <w:num w:numId="21">
    <w:abstractNumId w:val="19"/>
  </w:num>
  <w:num w:numId="22">
    <w:abstractNumId w:val="15"/>
  </w:num>
  <w:num w:numId="23">
    <w:abstractNumId w:val="35"/>
  </w:num>
  <w:num w:numId="24">
    <w:abstractNumId w:val="9"/>
  </w:num>
  <w:num w:numId="25">
    <w:abstractNumId w:val="6"/>
  </w:num>
  <w:num w:numId="26">
    <w:abstractNumId w:val="13"/>
  </w:num>
  <w:num w:numId="27">
    <w:abstractNumId w:val="24"/>
  </w:num>
  <w:num w:numId="28">
    <w:abstractNumId w:val="34"/>
  </w:num>
  <w:num w:numId="29">
    <w:abstractNumId w:val="4"/>
  </w:num>
  <w:num w:numId="30">
    <w:abstractNumId w:val="23"/>
  </w:num>
  <w:num w:numId="31">
    <w:abstractNumId w:val="42"/>
  </w:num>
  <w:num w:numId="32">
    <w:abstractNumId w:val="8"/>
  </w:num>
  <w:num w:numId="33">
    <w:abstractNumId w:val="21"/>
  </w:num>
  <w:num w:numId="34">
    <w:abstractNumId w:val="14"/>
  </w:num>
  <w:num w:numId="35">
    <w:abstractNumId w:val="3"/>
  </w:num>
  <w:num w:numId="36">
    <w:abstractNumId w:val="31"/>
  </w:num>
  <w:num w:numId="37">
    <w:abstractNumId w:val="33"/>
  </w:num>
  <w:num w:numId="38">
    <w:abstractNumId w:val="11"/>
  </w:num>
  <w:num w:numId="39">
    <w:abstractNumId w:val="17"/>
  </w:num>
  <w:num w:numId="40">
    <w:abstractNumId w:val="40"/>
  </w:num>
  <w:num w:numId="41">
    <w:abstractNumId w:val="0"/>
  </w:num>
  <w:num w:numId="42">
    <w:abstractNumId w:val="46"/>
  </w:num>
  <w:num w:numId="43">
    <w:abstractNumId w:val="36"/>
  </w:num>
  <w:num w:numId="44">
    <w:abstractNumId w:val="20"/>
  </w:num>
  <w:num w:numId="45">
    <w:abstractNumId w:val="7"/>
  </w:num>
  <w:num w:numId="46">
    <w:abstractNumId w:val="16"/>
  </w:num>
  <w:num w:numId="47">
    <w:abstractNumId w:val="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22f8a86a73369422"/>
  </w15:person>
  <w15:person w15:author="Nat Brace [2]">
    <w15:presenceInfo w15:providerId="Windows Live" w15:userId="626e339747d96c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trackRevisio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wUA1JJOGSwAAAA="/>
  </w:docVars>
  <w:rsids>
    <w:rsidRoot w:val="00925426"/>
    <w:rsid w:val="00002148"/>
    <w:rsid w:val="00004E98"/>
    <w:rsid w:val="000155DE"/>
    <w:rsid w:val="00074B47"/>
    <w:rsid w:val="00077A98"/>
    <w:rsid w:val="000821A9"/>
    <w:rsid w:val="00085CE4"/>
    <w:rsid w:val="000A0BAF"/>
    <w:rsid w:val="000B0101"/>
    <w:rsid w:val="000B4989"/>
    <w:rsid w:val="000C52F5"/>
    <w:rsid w:val="000C5CBF"/>
    <w:rsid w:val="000C7734"/>
    <w:rsid w:val="000F085F"/>
    <w:rsid w:val="00101FB5"/>
    <w:rsid w:val="0011099B"/>
    <w:rsid w:val="00111572"/>
    <w:rsid w:val="00120263"/>
    <w:rsid w:val="00122E6C"/>
    <w:rsid w:val="00132865"/>
    <w:rsid w:val="0014060F"/>
    <w:rsid w:val="00141DA9"/>
    <w:rsid w:val="0014447E"/>
    <w:rsid w:val="001509AB"/>
    <w:rsid w:val="001553FB"/>
    <w:rsid w:val="001619E3"/>
    <w:rsid w:val="001668BA"/>
    <w:rsid w:val="0017778B"/>
    <w:rsid w:val="001B30DA"/>
    <w:rsid w:val="001B4EA2"/>
    <w:rsid w:val="001B55B8"/>
    <w:rsid w:val="001B773D"/>
    <w:rsid w:val="001D5127"/>
    <w:rsid w:val="001E4D56"/>
    <w:rsid w:val="002072FF"/>
    <w:rsid w:val="0021409C"/>
    <w:rsid w:val="00222E28"/>
    <w:rsid w:val="002261CE"/>
    <w:rsid w:val="0023309C"/>
    <w:rsid w:val="00237957"/>
    <w:rsid w:val="00282051"/>
    <w:rsid w:val="002827BD"/>
    <w:rsid w:val="00284D4C"/>
    <w:rsid w:val="00297420"/>
    <w:rsid w:val="002A50D0"/>
    <w:rsid w:val="002A6441"/>
    <w:rsid w:val="002C6EAF"/>
    <w:rsid w:val="002D1478"/>
    <w:rsid w:val="002D1A0E"/>
    <w:rsid w:val="002D332A"/>
    <w:rsid w:val="002D3B66"/>
    <w:rsid w:val="002F259D"/>
    <w:rsid w:val="003015F1"/>
    <w:rsid w:val="00306023"/>
    <w:rsid w:val="00313429"/>
    <w:rsid w:val="00313FD0"/>
    <w:rsid w:val="00324A21"/>
    <w:rsid w:val="00365709"/>
    <w:rsid w:val="003A7AD4"/>
    <w:rsid w:val="003B0A7D"/>
    <w:rsid w:val="003D416D"/>
    <w:rsid w:val="003E7F01"/>
    <w:rsid w:val="004107C9"/>
    <w:rsid w:val="00413CAE"/>
    <w:rsid w:val="004432AD"/>
    <w:rsid w:val="00452D10"/>
    <w:rsid w:val="00456508"/>
    <w:rsid w:val="00461D8C"/>
    <w:rsid w:val="00463CA3"/>
    <w:rsid w:val="004B4697"/>
    <w:rsid w:val="004B7F64"/>
    <w:rsid w:val="004C1004"/>
    <w:rsid w:val="004E0DDE"/>
    <w:rsid w:val="004E643E"/>
    <w:rsid w:val="004F22E7"/>
    <w:rsid w:val="00501409"/>
    <w:rsid w:val="00506DEA"/>
    <w:rsid w:val="0051449A"/>
    <w:rsid w:val="00537229"/>
    <w:rsid w:val="005467BD"/>
    <w:rsid w:val="0056128D"/>
    <w:rsid w:val="00561AC1"/>
    <w:rsid w:val="005A096E"/>
    <w:rsid w:val="005A0E32"/>
    <w:rsid w:val="005B1B5F"/>
    <w:rsid w:val="005B50DC"/>
    <w:rsid w:val="005C7B95"/>
    <w:rsid w:val="005D0262"/>
    <w:rsid w:val="005E0404"/>
    <w:rsid w:val="005E5C5E"/>
    <w:rsid w:val="005E6B0B"/>
    <w:rsid w:val="0061455D"/>
    <w:rsid w:val="006244D0"/>
    <w:rsid w:val="00626B8A"/>
    <w:rsid w:val="006522EE"/>
    <w:rsid w:val="00674C66"/>
    <w:rsid w:val="0067772F"/>
    <w:rsid w:val="006947BA"/>
    <w:rsid w:val="0069787A"/>
    <w:rsid w:val="006A1B30"/>
    <w:rsid w:val="006D4DFA"/>
    <w:rsid w:val="006F0E0F"/>
    <w:rsid w:val="006F76DC"/>
    <w:rsid w:val="007136D2"/>
    <w:rsid w:val="0075430E"/>
    <w:rsid w:val="00757612"/>
    <w:rsid w:val="007613EE"/>
    <w:rsid w:val="00777B31"/>
    <w:rsid w:val="00780799"/>
    <w:rsid w:val="007B2553"/>
    <w:rsid w:val="007B3D40"/>
    <w:rsid w:val="007C1D9A"/>
    <w:rsid w:val="007C2BFB"/>
    <w:rsid w:val="007D4CB8"/>
    <w:rsid w:val="007E1AEA"/>
    <w:rsid w:val="007F4D2A"/>
    <w:rsid w:val="007F5295"/>
    <w:rsid w:val="00802001"/>
    <w:rsid w:val="00815A8A"/>
    <w:rsid w:val="00824479"/>
    <w:rsid w:val="0085350B"/>
    <w:rsid w:val="00853A26"/>
    <w:rsid w:val="008576F6"/>
    <w:rsid w:val="00871535"/>
    <w:rsid w:val="00874B8B"/>
    <w:rsid w:val="00876675"/>
    <w:rsid w:val="008A13B0"/>
    <w:rsid w:val="008A23E2"/>
    <w:rsid w:val="008A2509"/>
    <w:rsid w:val="008A3939"/>
    <w:rsid w:val="008C722D"/>
    <w:rsid w:val="008C72A8"/>
    <w:rsid w:val="008D075E"/>
    <w:rsid w:val="008D386F"/>
    <w:rsid w:val="008F40E7"/>
    <w:rsid w:val="008F5F52"/>
    <w:rsid w:val="009012B1"/>
    <w:rsid w:val="009048ED"/>
    <w:rsid w:val="00904E40"/>
    <w:rsid w:val="00905674"/>
    <w:rsid w:val="0091248B"/>
    <w:rsid w:val="00920EC0"/>
    <w:rsid w:val="00925426"/>
    <w:rsid w:val="009467DF"/>
    <w:rsid w:val="0097461F"/>
    <w:rsid w:val="009777C3"/>
    <w:rsid w:val="00995ECE"/>
    <w:rsid w:val="009B301E"/>
    <w:rsid w:val="009B3B13"/>
    <w:rsid w:val="009D0205"/>
    <w:rsid w:val="009D07FF"/>
    <w:rsid w:val="009D0E83"/>
    <w:rsid w:val="009D610D"/>
    <w:rsid w:val="009D7CDD"/>
    <w:rsid w:val="009F098F"/>
    <w:rsid w:val="009F4418"/>
    <w:rsid w:val="009F548A"/>
    <w:rsid w:val="00A16027"/>
    <w:rsid w:val="00A16091"/>
    <w:rsid w:val="00A41CAD"/>
    <w:rsid w:val="00A51F94"/>
    <w:rsid w:val="00A86468"/>
    <w:rsid w:val="00A8674E"/>
    <w:rsid w:val="00A94D6B"/>
    <w:rsid w:val="00AA4668"/>
    <w:rsid w:val="00AA694B"/>
    <w:rsid w:val="00AB7074"/>
    <w:rsid w:val="00AC4DB9"/>
    <w:rsid w:val="00AC5DF6"/>
    <w:rsid w:val="00AF08EB"/>
    <w:rsid w:val="00AF7227"/>
    <w:rsid w:val="00B11498"/>
    <w:rsid w:val="00B1373F"/>
    <w:rsid w:val="00B34883"/>
    <w:rsid w:val="00B47689"/>
    <w:rsid w:val="00B47C25"/>
    <w:rsid w:val="00B52027"/>
    <w:rsid w:val="00B60299"/>
    <w:rsid w:val="00B65627"/>
    <w:rsid w:val="00B73A5D"/>
    <w:rsid w:val="00B923A1"/>
    <w:rsid w:val="00B929E7"/>
    <w:rsid w:val="00B9592C"/>
    <w:rsid w:val="00BA0558"/>
    <w:rsid w:val="00BA367F"/>
    <w:rsid w:val="00BB4C10"/>
    <w:rsid w:val="00BC4E9E"/>
    <w:rsid w:val="00BD2386"/>
    <w:rsid w:val="00C123A8"/>
    <w:rsid w:val="00C1756F"/>
    <w:rsid w:val="00C2565C"/>
    <w:rsid w:val="00C318E9"/>
    <w:rsid w:val="00C3264B"/>
    <w:rsid w:val="00C32E4C"/>
    <w:rsid w:val="00C43D45"/>
    <w:rsid w:val="00C53F27"/>
    <w:rsid w:val="00C575DD"/>
    <w:rsid w:val="00C7347A"/>
    <w:rsid w:val="00C738D7"/>
    <w:rsid w:val="00C9070F"/>
    <w:rsid w:val="00CA37E0"/>
    <w:rsid w:val="00CB157D"/>
    <w:rsid w:val="00CB19F8"/>
    <w:rsid w:val="00CB40EF"/>
    <w:rsid w:val="00CB47C0"/>
    <w:rsid w:val="00CD34BD"/>
    <w:rsid w:val="00CD4D45"/>
    <w:rsid w:val="00CE6A8C"/>
    <w:rsid w:val="00CE7EFB"/>
    <w:rsid w:val="00CF171E"/>
    <w:rsid w:val="00D020EB"/>
    <w:rsid w:val="00D10237"/>
    <w:rsid w:val="00D17AED"/>
    <w:rsid w:val="00D20BB9"/>
    <w:rsid w:val="00D21CAE"/>
    <w:rsid w:val="00D5318D"/>
    <w:rsid w:val="00D61AFF"/>
    <w:rsid w:val="00D64503"/>
    <w:rsid w:val="00D72034"/>
    <w:rsid w:val="00D7669D"/>
    <w:rsid w:val="00D90A38"/>
    <w:rsid w:val="00D97A44"/>
    <w:rsid w:val="00DA3016"/>
    <w:rsid w:val="00DA440C"/>
    <w:rsid w:val="00DD05F4"/>
    <w:rsid w:val="00DD4D13"/>
    <w:rsid w:val="00DF559F"/>
    <w:rsid w:val="00E013E2"/>
    <w:rsid w:val="00E0594C"/>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74A32"/>
    <w:rsid w:val="00F84ED7"/>
    <w:rsid w:val="00F87311"/>
    <w:rsid w:val="00F96B9D"/>
    <w:rsid w:val="00FA35E9"/>
    <w:rsid w:val="00FA4B64"/>
    <w:rsid w:val="00FA6475"/>
    <w:rsid w:val="00FC626D"/>
    <w:rsid w:val="00FD574F"/>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7B3D40"/>
    <w:pPr>
      <w:pBdr>
        <w:bottom w:val="single" w:sz="8" w:space="4" w:color="4472C4" w:themeColor="accent1"/>
      </w:pBdr>
      <w:spacing w:after="300" w:line="240" w:lineRule="auto"/>
      <w:contextualSpacing/>
    </w:pPr>
    <w:rPr>
      <w:rFonts w:asciiTheme="majorHAnsi" w:eastAsiaTheme="majorEastAsia" w:hAnsiTheme="majorHAnsi"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7B3D40"/>
    <w:rPr>
      <w:rFonts w:asciiTheme="majorHAnsi" w:eastAsiaTheme="majorEastAsia" w:hAnsiTheme="majorHAnsi"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nature.com/nbt/journal/v34/n11/full/nbt.3685.html" TargetMode="External"/><Relationship Id="rId24" Type="http://schemas.openxmlformats.org/officeDocument/2006/relationships/hyperlink" Target="https://skyline.ms/wiki/home/software/Skyline/page.view?name=building_spectral_librarie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315B7-7D53-4BF5-A655-5188EEB89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644</TotalTime>
  <Pages>26</Pages>
  <Words>3519</Words>
  <Characters>20059</Characters>
  <Application>Microsoft Office Word</Application>
  <DocSecurity>0</DocSecurity>
  <Lines>167</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Nat Brace</cp:lastModifiedBy>
  <cp:revision>29</cp:revision>
  <cp:lastPrinted>2017-06-20T08:30:00Z</cp:lastPrinted>
  <dcterms:created xsi:type="dcterms:W3CDTF">2019-10-22T19:53:00Z</dcterms:created>
  <dcterms:modified xsi:type="dcterms:W3CDTF">2019-11-06T21:36:00Z</dcterms:modified>
</cp:coreProperties>
</file>