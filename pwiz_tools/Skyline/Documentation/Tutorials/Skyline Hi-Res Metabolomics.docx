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8B6D2" w14:textId="77777777" w:rsidR="00B1645B" w:rsidRDefault="00A27085" w:rsidP="00B42030">
      <w:pPr>
        <w:pStyle w:val="Title"/>
      </w:pPr>
      <w:r>
        <w:t xml:space="preserve">Skyline </w:t>
      </w:r>
      <w:r w:rsidR="00081CEF">
        <w:t>High Resolution Metabolomics</w:t>
      </w:r>
    </w:p>
    <w:p w14:paraId="607A6543" w14:textId="77777777"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small molecules</w:t>
      </w:r>
      <w:r w:rsidR="00C96E06">
        <w:t xml:space="preserve">. </w:t>
      </w:r>
      <w:r w:rsidR="00C27406">
        <w:t xml:space="preserve"> </w:t>
      </w:r>
      <w:r w:rsidR="007156E1">
        <w:t>This tutorial explores using Skyline for targeted quantification of small molecules</w:t>
      </w:r>
      <w:r w:rsidR="00081CEF">
        <w:t xml:space="preserve"> using high resolution data</w:t>
      </w:r>
      <w:r w:rsidR="00C27406">
        <w:t xml:space="preserve">.  </w:t>
      </w:r>
    </w:p>
    <w:p w14:paraId="528BA669" w14:textId="61731781" w:rsidR="00081CEF" w:rsidRDefault="00C27406" w:rsidP="007156E1">
      <w:pPr>
        <w:tabs>
          <w:tab w:val="num" w:pos="720"/>
        </w:tabs>
      </w:pPr>
      <w:r>
        <w:t xml:space="preserve">In this tutorial, </w:t>
      </w:r>
      <w:r w:rsidR="00412DD8">
        <w:t>you</w:t>
      </w:r>
      <w:r w:rsidR="007156E1">
        <w:t xml:space="preserve"> will learn about</w:t>
      </w:r>
      <w:r w:rsidR="00412DD8">
        <w:t xml:space="preserve"> </w:t>
      </w:r>
      <w:r w:rsidR="00081CEF" w:rsidRPr="00081CEF">
        <w:t xml:space="preserve">Quantification of Polyunsaturated Fatty Acids in Plasma using NIST SRM-1950 as Single-Point </w:t>
      </w:r>
      <w:r w:rsidR="00487EBC">
        <w:t xml:space="preserve">External </w:t>
      </w:r>
      <w:r w:rsidR="00081CEF" w:rsidRPr="00081CEF">
        <w:t>Calibrant</w:t>
      </w:r>
      <w:r w:rsidR="00487EBC">
        <w:t>, used along with stable-isotope internal standards</w:t>
      </w:r>
      <w:r w:rsidR="00081CEF">
        <w:t xml:space="preserve">. </w:t>
      </w:r>
    </w:p>
    <w:p w14:paraId="527BF9A3" w14:textId="77777777" w:rsidR="007156E1" w:rsidRPr="007156E1" w:rsidRDefault="00081CEF" w:rsidP="007156E1">
      <w:pPr>
        <w:tabs>
          <w:tab w:val="num" w:pos="720"/>
        </w:tabs>
      </w:pPr>
      <w:r>
        <w:t>You will explore</w:t>
      </w:r>
      <w:r w:rsidR="007156E1">
        <w:t>:</w:t>
      </w:r>
    </w:p>
    <w:p w14:paraId="7924C6D7" w14:textId="77777777" w:rsidR="00CB3B52" w:rsidRPr="00081CEF" w:rsidRDefault="00262DC1" w:rsidP="00081CEF">
      <w:pPr>
        <w:numPr>
          <w:ilvl w:val="0"/>
          <w:numId w:val="47"/>
        </w:numPr>
      </w:pPr>
      <w:r w:rsidRPr="00081CEF">
        <w:t>Use of molecular formula and adducts to assign precursor accurate mass</w:t>
      </w:r>
    </w:p>
    <w:p w14:paraId="12ED2423" w14:textId="77777777" w:rsidR="00CB3B52" w:rsidRPr="00081CEF" w:rsidRDefault="00262DC1" w:rsidP="00081CEF">
      <w:pPr>
        <w:numPr>
          <w:ilvl w:val="0"/>
          <w:numId w:val="47"/>
        </w:numPr>
      </w:pPr>
      <w:r w:rsidRPr="00081CEF">
        <w:t>Analysis of high resolution accurate mass precursor quantification data in Skyline</w:t>
      </w:r>
    </w:p>
    <w:p w14:paraId="2E901A46" w14:textId="77777777" w:rsidR="00CB3B52" w:rsidRPr="00081CEF" w:rsidRDefault="00262DC1" w:rsidP="00081CEF">
      <w:pPr>
        <w:numPr>
          <w:ilvl w:val="0"/>
          <w:numId w:val="47"/>
        </w:numPr>
      </w:pPr>
      <w:r w:rsidRPr="00081CEF">
        <w:t>Quantification using Single-Point External Calibration with SIL internal standards and surrogate standards.</w:t>
      </w:r>
    </w:p>
    <w:p w14:paraId="694CB4D0" w14:textId="77777777" w:rsidR="00CB3B52" w:rsidRPr="00081CEF" w:rsidRDefault="00262DC1" w:rsidP="00081CEF">
      <w:pPr>
        <w:numPr>
          <w:ilvl w:val="0"/>
          <w:numId w:val="47"/>
        </w:numPr>
      </w:pPr>
      <w:r w:rsidRPr="00081CEF">
        <w:t>Use of Concentration Multiplier to adjust calibration range for each analyte.</w:t>
      </w:r>
    </w:p>
    <w:p w14:paraId="3EC1710B"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1E1A98E7"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7D688A97" w14:textId="77777777" w:rsidR="00014DA8" w:rsidRDefault="00014DA8" w:rsidP="008C1D13">
      <w:pPr>
        <w:pStyle w:val="Heading1"/>
        <w:spacing w:after="120"/>
      </w:pPr>
      <w:r>
        <w:t>Getting Started</w:t>
      </w:r>
    </w:p>
    <w:p w14:paraId="2E99B74C" w14:textId="77777777" w:rsidR="00B1645B" w:rsidRDefault="00B1645B" w:rsidP="008C1D13">
      <w:pPr>
        <w:spacing w:after="120"/>
      </w:pPr>
      <w:r>
        <w:t>To start this tutorial</w:t>
      </w:r>
      <w:r w:rsidR="00ED2B33">
        <w:t>,</w:t>
      </w:r>
      <w:r w:rsidR="00894BB2">
        <w:t xml:space="preserve"> d</w:t>
      </w:r>
      <w:r>
        <w:t>ownload the following ZIP file:</w:t>
      </w:r>
    </w:p>
    <w:p w14:paraId="5A199C93" w14:textId="77777777" w:rsidR="00894BB2" w:rsidRDefault="00B4246A" w:rsidP="008C1D13">
      <w:r w:rsidRPr="007156E1">
        <w:t>https://skyline.gs.washington.edu</w:t>
      </w:r>
      <w:r w:rsidR="007156E1">
        <w:t>/tutorials/</w:t>
      </w:r>
      <w:r w:rsidR="00081CEF">
        <w:rPr>
          <w:rFonts w:eastAsia="Calibri"/>
          <w:highlight w:val="white"/>
        </w:rPr>
        <w:t>HiResMetabolomics</w:t>
      </w:r>
      <w:r w:rsidR="002669ED" w:rsidRPr="002669ED">
        <w:rPr>
          <w:rFonts w:eastAsia="Calibri"/>
          <w:highlight w:val="white"/>
        </w:rPr>
        <w:t>.zip</w:t>
      </w:r>
    </w:p>
    <w:p w14:paraId="2398958F" w14:textId="77777777" w:rsidR="00894BB2" w:rsidRDefault="00B1645B" w:rsidP="00894BB2">
      <w:r>
        <w:t>Extract the files in it to a folder on your computer, like:</w:t>
      </w:r>
    </w:p>
    <w:p w14:paraId="2FAE66D7" w14:textId="77777777" w:rsidR="00894BB2" w:rsidRDefault="00B1645B" w:rsidP="00894BB2">
      <w:r>
        <w:t>C:\Users\</w:t>
      </w:r>
      <w:r w:rsidR="00986B04">
        <w:t>bspratt</w:t>
      </w:r>
      <w:r>
        <w:t>\Documents</w:t>
      </w:r>
    </w:p>
    <w:p w14:paraId="50AC226B" w14:textId="77777777" w:rsidR="00B1645B" w:rsidRDefault="00B1645B" w:rsidP="00894BB2">
      <w:r>
        <w:t>This will create a new folder:</w:t>
      </w:r>
    </w:p>
    <w:p w14:paraId="76B13451" w14:textId="77777777" w:rsidR="00B1645B" w:rsidRPr="004204F1" w:rsidRDefault="00B1645B" w:rsidP="00813ABF">
      <w:r w:rsidRPr="004204F1">
        <w:t>C:\Users\</w:t>
      </w:r>
      <w:r w:rsidR="00986B04" w:rsidRPr="004204F1">
        <w:t>bspratt</w:t>
      </w:r>
      <w:r w:rsidRPr="004204F1">
        <w:t>\Documents\</w:t>
      </w:r>
      <w:r w:rsidR="00081CEF">
        <w:rPr>
          <w:rFonts w:eastAsia="Calibri"/>
          <w:highlight w:val="white"/>
        </w:rPr>
        <w:t>HiResMetabolomics</w:t>
      </w:r>
    </w:p>
    <w:p w14:paraId="0730F247" w14:textId="23CE706A" w:rsidR="00FD7B97" w:rsidRDefault="00FD7B97" w:rsidP="00813ABF">
      <w:r>
        <w:lastRenderedPageBreak/>
        <w:t>It will contain all the files necessary for this tutorial</w:t>
      </w:r>
      <w:r w:rsidR="00C42962">
        <w:t>.</w:t>
      </w:r>
    </w:p>
    <w:p w14:paraId="16DD27C8" w14:textId="77777777" w:rsidR="00C42962" w:rsidRDefault="00C42962" w:rsidP="00C42962">
      <w:r w:rsidRPr="002F5577">
        <w:t>Now</w:t>
      </w:r>
      <w:r>
        <w:t>:</w:t>
      </w:r>
    </w:p>
    <w:p w14:paraId="3D4BE13F" w14:textId="77777777" w:rsidR="00C42962" w:rsidRDefault="00C42962" w:rsidP="00C42962">
      <w:pPr>
        <w:pStyle w:val="ListParagraph"/>
        <w:numPr>
          <w:ilvl w:val="0"/>
          <w:numId w:val="50"/>
        </w:numPr>
      </w:pPr>
      <w:r>
        <w:t>S</w:t>
      </w:r>
      <w:r w:rsidRPr="002F5577">
        <w:t>tart Skyline.</w:t>
      </w:r>
      <w:r>
        <w:t xml:space="preserve"> You should see the Start page. It will look something like this:</w:t>
      </w:r>
    </w:p>
    <w:p w14:paraId="230D1391" w14:textId="77777777" w:rsidR="00C42962" w:rsidRDefault="00C42962" w:rsidP="00C42962">
      <w:pPr>
        <w:ind w:left="410"/>
      </w:pPr>
      <w:r>
        <w:rPr>
          <w:noProof/>
        </w:rPr>
        <w:drawing>
          <wp:inline distT="0" distB="0" distL="0" distR="0" wp14:anchorId="40A98FEB" wp14:editId="44031332">
            <wp:extent cx="4611757" cy="34455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23132" cy="3454013"/>
                    </a:xfrm>
                    <a:prstGeom prst="rect">
                      <a:avLst/>
                    </a:prstGeom>
                  </pic:spPr>
                </pic:pic>
              </a:graphicData>
            </a:graphic>
          </wp:inline>
        </w:drawing>
      </w:r>
    </w:p>
    <w:p w14:paraId="47B467CF" w14:textId="77777777" w:rsidR="00C42962" w:rsidRDefault="00C42962" w:rsidP="00C42962">
      <w:pPr>
        <w:spacing w:after="0" w:line="240" w:lineRule="auto"/>
      </w:pPr>
      <w:r>
        <w:br w:type="page"/>
      </w:r>
    </w:p>
    <w:p w14:paraId="6EFF4AA3" w14:textId="77777777" w:rsidR="00C42962" w:rsidRDefault="00C42962" w:rsidP="00C42962">
      <w:pPr>
        <w:pStyle w:val="ListParagraph"/>
        <w:numPr>
          <w:ilvl w:val="0"/>
          <w:numId w:val="50"/>
        </w:numPr>
      </w:pPr>
      <w:r>
        <w:lastRenderedPageBreak/>
        <w:t>Set the user interface control in the upper right corner of the Start Page to “Molecule interface”. This turns off all the proteomics menus and controls that we won’t be using.</w:t>
      </w:r>
    </w:p>
    <w:p w14:paraId="52DF3245" w14:textId="77777777" w:rsidR="00C42962" w:rsidRDefault="00C42962" w:rsidP="00C42962">
      <w:pPr>
        <w:ind w:left="410"/>
      </w:pPr>
      <w:r>
        <w:rPr>
          <w:noProof/>
        </w:rPr>
        <w:drawing>
          <wp:inline distT="0" distB="0" distL="0" distR="0" wp14:anchorId="4504436D" wp14:editId="4F9B7367">
            <wp:extent cx="6225871" cy="318348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5476" cy="3183285"/>
                    </a:xfrm>
                    <a:prstGeom prst="rect">
                      <a:avLst/>
                    </a:prstGeom>
                    <a:noFill/>
                    <a:ln>
                      <a:noFill/>
                    </a:ln>
                  </pic:spPr>
                </pic:pic>
              </a:graphicData>
            </a:graphic>
          </wp:inline>
        </w:drawing>
      </w:r>
    </w:p>
    <w:p w14:paraId="57986000" w14:textId="77777777" w:rsidR="00C42962" w:rsidRDefault="00C42962" w:rsidP="00C42962">
      <w:pPr>
        <w:ind w:left="410"/>
      </w:pPr>
      <w:r>
        <w:t>Now the start page is not cluttered with proteomics-related controls that we don’t need.</w:t>
      </w:r>
    </w:p>
    <w:p w14:paraId="0BA7BF2A" w14:textId="77777777" w:rsidR="00C42962" w:rsidRDefault="00C42962" w:rsidP="00C42962">
      <w:pPr>
        <w:ind w:left="410"/>
      </w:pPr>
      <w:r>
        <w:rPr>
          <w:noProof/>
        </w:rPr>
        <w:drawing>
          <wp:inline distT="0" distB="0" distL="0" distR="0" wp14:anchorId="19A72936" wp14:editId="3CE4BA95">
            <wp:extent cx="4261899" cy="318413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479" cy="3186805"/>
                    </a:xfrm>
                    <a:prstGeom prst="rect">
                      <a:avLst/>
                    </a:prstGeom>
                  </pic:spPr>
                </pic:pic>
              </a:graphicData>
            </a:graphic>
          </wp:inline>
        </w:drawing>
      </w:r>
    </w:p>
    <w:p w14:paraId="3D5D5598" w14:textId="77777777" w:rsidR="00C42962" w:rsidRDefault="00C42962" w:rsidP="00C42962">
      <w:pPr>
        <w:pStyle w:val="ListParagraph"/>
        <w:numPr>
          <w:ilvl w:val="0"/>
          <w:numId w:val="50"/>
        </w:numPr>
      </w:pPr>
      <w:r>
        <w:t>Click on “Blank Document”.</w:t>
      </w:r>
    </w:p>
    <w:p w14:paraId="258C6A77" w14:textId="77777777" w:rsidR="00C42962" w:rsidRDefault="00C42962" w:rsidP="00813ABF"/>
    <w:p w14:paraId="7BCB422A" w14:textId="77777777" w:rsidR="00B75372" w:rsidRDefault="00CE441C" w:rsidP="00DA4E6C">
      <w:pPr>
        <w:pStyle w:val="Heading2"/>
      </w:pPr>
      <w:r>
        <w:lastRenderedPageBreak/>
        <w:t xml:space="preserve">Importing a </w:t>
      </w:r>
      <w:r w:rsidR="00C27406">
        <w:t>Small Molecule Transition List</w:t>
      </w:r>
      <w:r>
        <w:t xml:space="preserve"> into a Skyline Document</w:t>
      </w:r>
    </w:p>
    <w:p w14:paraId="3FB64430"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4E62B3E3" w14:textId="77777777" w:rsidR="00AE67A0" w:rsidRDefault="00AE67A0" w:rsidP="00AE67A0">
      <w:pPr>
        <w:pStyle w:val="Heading2"/>
      </w:pPr>
      <w:r>
        <w:t>Transition list insert</w:t>
      </w:r>
    </w:p>
    <w:p w14:paraId="3B9BEC1F" w14:textId="77777777" w:rsidR="00077DE1" w:rsidRDefault="00077DE1" w:rsidP="00C86489">
      <w:r>
        <w:t>To begin, do the following:</w:t>
      </w:r>
    </w:p>
    <w:p w14:paraId="67BE473D" w14:textId="77777777" w:rsidR="00C8461F" w:rsidRDefault="00C8461F" w:rsidP="00C8461F">
      <w:pPr>
        <w:pStyle w:val="ListParagraph"/>
        <w:numPr>
          <w:ilvl w:val="0"/>
          <w:numId w:val="37"/>
        </w:numPr>
      </w:pPr>
      <w:r>
        <w:t xml:space="preserve">If you are an Excel user, open the provided </w:t>
      </w:r>
      <w:r w:rsidRPr="00C8461F">
        <w:t>PUFA_TransitionList.xlsx</w:t>
      </w:r>
      <w:r>
        <w:t xml:space="preserve"> file. Otherwise, you can open the CSV version </w:t>
      </w:r>
      <w:r w:rsidRPr="00C8461F">
        <w:t>PUFA_TransitionList.</w:t>
      </w:r>
      <w:r>
        <w:t>csv in any text editor.</w:t>
      </w:r>
    </w:p>
    <w:p w14:paraId="09BFD12C" w14:textId="77777777" w:rsidR="00015041" w:rsidRDefault="00015041" w:rsidP="000E4159">
      <w:pPr>
        <w:pStyle w:val="ListParagraph"/>
        <w:numPr>
          <w:ilvl w:val="0"/>
          <w:numId w:val="37"/>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2D1266C1" w14:textId="7BB6EF52" w:rsidR="003A02DF" w:rsidRDefault="00015041" w:rsidP="007B5028">
      <w:r>
        <w:t xml:space="preserve">Skyline will show the </w:t>
      </w:r>
      <w:r>
        <w:rPr>
          <w:b/>
          <w:bCs/>
        </w:rPr>
        <w:t>Insert</w:t>
      </w:r>
      <w:r>
        <w:t xml:space="preserve"> form, which </w:t>
      </w:r>
      <w:r w:rsidR="007B5028">
        <w:t>will</w:t>
      </w:r>
      <w:r w:rsidR="003A02DF">
        <w:t xml:space="preserve"> look</w:t>
      </w:r>
      <w:r w:rsidR="00462243">
        <w:t xml:space="preserve"> something</w:t>
      </w:r>
      <w:r w:rsidR="003A02DF">
        <w:t xml:space="preserve"> like this</w:t>
      </w:r>
      <w:r w:rsidR="00462243">
        <w:t xml:space="preserve"> (you may have a different column selection and order from previous uses of Skyline)</w:t>
      </w:r>
      <w:r w:rsidR="003A02DF">
        <w:t xml:space="preserve">: </w:t>
      </w:r>
    </w:p>
    <w:p w14:paraId="35FCC3D8" w14:textId="068EA196" w:rsidR="001C55F1" w:rsidRDefault="007B5028" w:rsidP="00C86489">
      <w:r>
        <w:rPr>
          <w:noProof/>
        </w:rPr>
        <w:drawing>
          <wp:inline distT="0" distB="0" distL="0" distR="0" wp14:anchorId="28D99F95" wp14:editId="3952CB14">
            <wp:extent cx="5943600"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10840"/>
                    </a:xfrm>
                    <a:prstGeom prst="rect">
                      <a:avLst/>
                    </a:prstGeom>
                  </pic:spPr>
                </pic:pic>
              </a:graphicData>
            </a:graphic>
          </wp:inline>
        </w:drawing>
      </w:r>
    </w:p>
    <w:p w14:paraId="3CF2051E"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the column order is not the same in the form as in the spreadsheet</w:t>
      </w:r>
      <w:r w:rsidR="00DE5BBD">
        <w:t xml:space="preserve">.  </w:t>
      </w:r>
      <w:r w:rsidR="00D50CB3">
        <w:t>Both issues are</w:t>
      </w:r>
      <w:r w:rsidR="00DE5BBD">
        <w:t xml:space="preserve"> easy to </w:t>
      </w:r>
      <w:r w:rsidR="00D50CB3">
        <w:t>correct</w:t>
      </w:r>
      <w:r w:rsidR="00DE5BBD">
        <w:t>:</w:t>
      </w:r>
    </w:p>
    <w:p w14:paraId="2BBB2CF6" w14:textId="77777777" w:rsidR="00DE5BBD" w:rsidRDefault="00D50CB3" w:rsidP="000E4159">
      <w:pPr>
        <w:pStyle w:val="ListParagraph"/>
        <w:numPr>
          <w:ilvl w:val="0"/>
          <w:numId w:val="38"/>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46B8A3C5" w14:textId="77777777" w:rsidR="00D50CB3" w:rsidRDefault="00D50CB3" w:rsidP="000E4159">
      <w:r>
        <w:t>This should result in a column picking menu like the one shown below:</w:t>
      </w:r>
    </w:p>
    <w:p w14:paraId="346FA491" w14:textId="6B5628D8" w:rsidR="00DE5BBD" w:rsidRDefault="007B5028" w:rsidP="00672317">
      <w:r>
        <w:rPr>
          <w:noProof/>
        </w:rPr>
        <w:lastRenderedPageBreak/>
        <w:drawing>
          <wp:inline distT="0" distB="0" distL="0" distR="0" wp14:anchorId="157C2034" wp14:editId="11830B53">
            <wp:extent cx="5943600" cy="4926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26330"/>
                    </a:xfrm>
                    <a:prstGeom prst="rect">
                      <a:avLst/>
                    </a:prstGeom>
                    <a:noFill/>
                    <a:ln>
                      <a:noFill/>
                    </a:ln>
                  </pic:spPr>
                </pic:pic>
              </a:graphicData>
            </a:graphic>
          </wp:inline>
        </w:drawing>
      </w:r>
    </w:p>
    <w:p w14:paraId="3A092D03" w14:textId="77777777" w:rsidR="00D50CB3" w:rsidRDefault="00D50CB3" w:rsidP="000E4159">
      <w:r>
        <w:t xml:space="preserve">Next do the following to reorder the columns in the </w:t>
      </w:r>
      <w:r>
        <w:rPr>
          <w:b/>
          <w:bCs/>
        </w:rPr>
        <w:t xml:space="preserve">Insert </w:t>
      </w:r>
      <w:r>
        <w:t>form:</w:t>
      </w:r>
    </w:p>
    <w:p w14:paraId="0D1099DE" w14:textId="77777777" w:rsidR="005E2559" w:rsidRDefault="00D50CB3" w:rsidP="005E2559">
      <w:pPr>
        <w:pStyle w:val="ListParagraph"/>
        <w:keepNext/>
        <w:numPr>
          <w:ilvl w:val="0"/>
          <w:numId w:val="38"/>
        </w:numPr>
      </w:pPr>
      <w:r>
        <w:t xml:space="preserve">Click and drag each column header you want to move to the </w:t>
      </w:r>
      <w:r w:rsidR="00353C8E">
        <w:t>order matching the spreadsheet.</w:t>
      </w:r>
    </w:p>
    <w:p w14:paraId="50EBA1F4" w14:textId="77777777" w:rsidR="00DE5BBD" w:rsidRDefault="00BA07D3" w:rsidP="005E2559">
      <w:r>
        <w:t>Once you have selected and arranged your columns, t</w:t>
      </w:r>
      <w:r w:rsidR="00353C8E">
        <w:t>he insert form should now appear as shown below</w:t>
      </w:r>
      <w:r w:rsidR="00BA46EB">
        <w:t>:</w:t>
      </w:r>
    </w:p>
    <w:p w14:paraId="7AB0F257" w14:textId="75BACDBE" w:rsidR="00BA46EB" w:rsidRDefault="007B5028" w:rsidP="00672317">
      <w:r>
        <w:rPr>
          <w:noProof/>
        </w:rPr>
        <w:lastRenderedPageBreak/>
        <w:drawing>
          <wp:inline distT="0" distB="0" distL="0" distR="0" wp14:anchorId="1A73F30D" wp14:editId="033A0742">
            <wp:extent cx="5943600" cy="4050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050665"/>
                    </a:xfrm>
                    <a:prstGeom prst="rect">
                      <a:avLst/>
                    </a:prstGeom>
                  </pic:spPr>
                </pic:pic>
              </a:graphicData>
            </a:graphic>
          </wp:inline>
        </w:drawing>
      </w:r>
      <w:r w:rsidR="0061766E">
        <w:rPr>
          <w:noProof/>
        </w:rPr>
        <w:t xml:space="preserve"> </w:t>
      </w:r>
      <w:r w:rsidR="00BA07D3">
        <w:rPr>
          <w:noProof/>
        </w:rPr>
        <w:t xml:space="preserve"> </w:t>
      </w:r>
    </w:p>
    <w:p w14:paraId="714DF89A" w14:textId="77777777" w:rsidR="00156DEA" w:rsidRDefault="005E2559" w:rsidP="005E2559">
      <w:pPr>
        <w:keepNext/>
      </w:pPr>
      <w:r>
        <w:t>Now:</w:t>
      </w:r>
    </w:p>
    <w:p w14:paraId="574715AB" w14:textId="77777777" w:rsidR="005E2559" w:rsidRDefault="005E2559" w:rsidP="005E2559">
      <w:pPr>
        <w:pStyle w:val="ListParagraph"/>
        <w:keepNext/>
        <w:numPr>
          <w:ilvl w:val="0"/>
          <w:numId w:val="38"/>
        </w:numPr>
      </w:pPr>
      <w:r>
        <w:t xml:space="preserve">Copy the transition list from Excel (or your text editor, for CSV) and paste into the </w:t>
      </w:r>
      <w:r w:rsidRPr="005E2559">
        <w:rPr>
          <w:b/>
        </w:rPr>
        <w:t>Insert</w:t>
      </w:r>
      <w:r>
        <w:t xml:space="preserve"> form.</w:t>
      </w:r>
      <w:r w:rsidR="0029787A">
        <w:t xml:space="preserve"> Make sure to omit the header row.</w:t>
      </w:r>
    </w:p>
    <w:p w14:paraId="5D172659" w14:textId="77777777" w:rsidR="005E2559" w:rsidRPr="005E2559" w:rsidRDefault="005E2559" w:rsidP="005E2559">
      <w:pPr>
        <w:pStyle w:val="ListParagraph"/>
        <w:rPr>
          <w:rFonts w:ascii="Courier New" w:eastAsia="Calibri" w:hAnsi="Courier New" w:cs="Courier New"/>
          <w:color w:val="FF007F"/>
          <w:highlight w:val="white"/>
        </w:rPr>
      </w:pPr>
    </w:p>
    <w:p w14:paraId="5C270D61" w14:textId="77777777" w:rsidR="00BA46EB" w:rsidRDefault="005E2559" w:rsidP="00672317">
      <w:r>
        <w:t>There is an intentional error in the transition list: charge is given as 1, but the adduct is [M-H]. If you click the “</w:t>
      </w:r>
      <w:r w:rsidRPr="005E2559">
        <w:rPr>
          <w:b/>
        </w:rPr>
        <w:t>Check for Errors</w:t>
      </w:r>
      <w:r>
        <w:t>” button you will see this:</w:t>
      </w:r>
    </w:p>
    <w:p w14:paraId="61393567" w14:textId="1D0F2FCC" w:rsidR="00BA46EB" w:rsidRDefault="007B5028" w:rsidP="00672317">
      <w:r>
        <w:rPr>
          <w:noProof/>
        </w:rPr>
        <w:lastRenderedPageBreak/>
        <w:drawing>
          <wp:inline distT="0" distB="0" distL="0" distR="0" wp14:anchorId="6AA97282" wp14:editId="3A5D1C55">
            <wp:extent cx="5943600" cy="4050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50665"/>
                    </a:xfrm>
                    <a:prstGeom prst="rect">
                      <a:avLst/>
                    </a:prstGeom>
                  </pic:spPr>
                </pic:pic>
              </a:graphicData>
            </a:graphic>
          </wp:inline>
        </w:drawing>
      </w:r>
      <w:r w:rsidR="00156DEA">
        <w:rPr>
          <w:noProof/>
        </w:rPr>
        <w:t xml:space="preserve"> </w:t>
      </w:r>
      <w:r w:rsidR="0061766E">
        <w:rPr>
          <w:noProof/>
        </w:rPr>
        <w:t xml:space="preserve"> </w:t>
      </w:r>
    </w:p>
    <w:p w14:paraId="6AC29139" w14:textId="77777777" w:rsidR="00840C80" w:rsidRDefault="00220C14" w:rsidP="000E4159">
      <w:pPr>
        <w:pStyle w:val="ListParagraph"/>
        <w:numPr>
          <w:ilvl w:val="0"/>
          <w:numId w:val="39"/>
        </w:numPr>
      </w:pPr>
      <w:r>
        <w:t>Change</w:t>
      </w:r>
      <w:r w:rsidR="005E2559">
        <w:t xml:space="preserve"> the charge value </w:t>
      </w:r>
      <w:r>
        <w:t>to -1</w:t>
      </w:r>
      <w:r w:rsidR="005E2559">
        <w:t xml:space="preserve"> </w:t>
      </w:r>
      <w:r>
        <w:t xml:space="preserve">in </w:t>
      </w:r>
      <w:r w:rsidR="005E2559">
        <w:t>each row and try the “</w:t>
      </w:r>
      <w:r w:rsidR="005E2559" w:rsidRPr="005E2559">
        <w:rPr>
          <w:b/>
        </w:rPr>
        <w:t>Check for Errors</w:t>
      </w:r>
      <w:r w:rsidR="005E2559">
        <w:t>” button again</w:t>
      </w:r>
      <w:r w:rsidR="00840C80">
        <w:t>.</w:t>
      </w:r>
    </w:p>
    <w:p w14:paraId="454A2B9F" w14:textId="77777777" w:rsidR="005E2559" w:rsidRDefault="005E2559" w:rsidP="005E2559">
      <w:r>
        <w:t>You will see this:</w:t>
      </w:r>
    </w:p>
    <w:p w14:paraId="271CA1C0" w14:textId="0392B276" w:rsidR="005E2559" w:rsidRDefault="00105924" w:rsidP="005E2559">
      <w:r>
        <w:rPr>
          <w:noProof/>
        </w:rPr>
        <w:lastRenderedPageBreak/>
        <w:drawing>
          <wp:inline distT="0" distB="0" distL="0" distR="0" wp14:anchorId="18C85ADB" wp14:editId="16267664">
            <wp:extent cx="5943600" cy="4050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50665"/>
                    </a:xfrm>
                    <a:prstGeom prst="rect">
                      <a:avLst/>
                    </a:prstGeom>
                  </pic:spPr>
                </pic:pic>
              </a:graphicData>
            </a:graphic>
          </wp:inline>
        </w:drawing>
      </w:r>
      <w:r w:rsidRPr="00105924">
        <w:rPr>
          <w:noProof/>
        </w:rPr>
        <w:t xml:space="preserve"> </w:t>
      </w:r>
      <w:r w:rsidR="005E2559">
        <w:t>Notice that Skyline has automatically</w:t>
      </w:r>
      <w:r w:rsidR="00B71E5E">
        <w:t xml:space="preserve"> filled in the Label Type column, having </w:t>
      </w:r>
      <w:r w:rsidR="005E2559">
        <w:t xml:space="preserve">determined that the first two entries are a heavy/light labeled pair based on having the same name and formulas that differ only in </w:t>
      </w:r>
      <w:r w:rsidR="00B71E5E">
        <w:t>isotopic labeling (four of the hydrogens are replaced by Deuterium in the second formula).</w:t>
      </w:r>
    </w:p>
    <w:p w14:paraId="1075F9E7" w14:textId="77777777" w:rsidR="00B71E5E" w:rsidRDefault="00B71E5E" w:rsidP="00B71E5E">
      <w:pPr>
        <w:pStyle w:val="ListParagraph"/>
        <w:numPr>
          <w:ilvl w:val="0"/>
          <w:numId w:val="39"/>
        </w:numPr>
      </w:pPr>
      <w:r>
        <w:t xml:space="preserve">Click on the </w:t>
      </w:r>
      <w:r>
        <w:rPr>
          <w:b/>
        </w:rPr>
        <w:t>Insert</w:t>
      </w:r>
      <w:r>
        <w:t xml:space="preserve"> button.</w:t>
      </w:r>
    </w:p>
    <w:p w14:paraId="1900BA68" w14:textId="77777777" w:rsidR="00784B2B" w:rsidRDefault="00784B2B" w:rsidP="00B71E5E">
      <w:pPr>
        <w:pStyle w:val="ListParagraph"/>
        <w:numPr>
          <w:ilvl w:val="0"/>
          <w:numId w:val="39"/>
        </w:numPr>
      </w:pPr>
      <w:r>
        <w:t xml:space="preserve">On the Skyline </w:t>
      </w:r>
      <w:r w:rsidRPr="00784B2B">
        <w:rPr>
          <w:b/>
        </w:rPr>
        <w:t>Edit</w:t>
      </w:r>
      <w:r>
        <w:t xml:space="preserve"> menu, click on </w:t>
      </w:r>
      <w:r w:rsidRPr="00784B2B">
        <w:rPr>
          <w:b/>
        </w:rPr>
        <w:t>Expand All</w:t>
      </w:r>
      <w:r>
        <w:t xml:space="preserve"> then click on </w:t>
      </w:r>
      <w:proofErr w:type="gramStart"/>
      <w:r w:rsidRPr="00784B2B">
        <w:rPr>
          <w:b/>
        </w:rPr>
        <w:t>Molecules</w:t>
      </w:r>
      <w:r>
        <w:t xml:space="preserve"> .</w:t>
      </w:r>
      <w:proofErr w:type="gramEnd"/>
    </w:p>
    <w:p w14:paraId="4BFBF70E" w14:textId="77777777" w:rsidR="00B71E5E" w:rsidRDefault="00B71E5E" w:rsidP="005E2559"/>
    <w:p w14:paraId="1C41B4AC" w14:textId="1759A3B5" w:rsidR="00AE67A0" w:rsidRDefault="00840C80" w:rsidP="0061766E">
      <w:pPr>
        <w:keepNext/>
      </w:pPr>
      <w:r>
        <w:lastRenderedPageBreak/>
        <w:t>Your Skyline window should now look like</w:t>
      </w:r>
      <w:r w:rsidR="00B71E5E">
        <w:t xml:space="preserve"> this</w:t>
      </w:r>
      <w:r w:rsidR="00487EBC">
        <w:t>, displaying a tree of polyunsaturated fatty acids which we hope to quantify using high resolution extraction, along with their stable-isotope internal standards (as applicable)</w:t>
      </w:r>
      <w:r>
        <w:t>:</w:t>
      </w:r>
    </w:p>
    <w:p w14:paraId="1FBCE322" w14:textId="62725030" w:rsidR="00BA46EB" w:rsidRDefault="00105924" w:rsidP="00672317">
      <w:r>
        <w:rPr>
          <w:noProof/>
        </w:rPr>
        <w:drawing>
          <wp:inline distT="0" distB="0" distL="0" distR="0" wp14:anchorId="567B3A98" wp14:editId="49CECD0D">
            <wp:extent cx="59436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77970"/>
                    </a:xfrm>
                    <a:prstGeom prst="rect">
                      <a:avLst/>
                    </a:prstGeom>
                  </pic:spPr>
                </pic:pic>
              </a:graphicData>
            </a:graphic>
          </wp:inline>
        </w:drawing>
      </w:r>
      <w:r w:rsidR="003F0DBA">
        <w:rPr>
          <w:noProof/>
        </w:rPr>
        <w:t xml:space="preserve"> </w:t>
      </w:r>
    </w:p>
    <w:p w14:paraId="2C624F1E" w14:textId="06FA2869" w:rsidR="009965E6" w:rsidRDefault="00784B2B" w:rsidP="00672317">
      <w:r>
        <w:t>Note that for heavy labeled pairs, the label is expressed as part of the adduct description for the heavy variant</w:t>
      </w:r>
      <w:r w:rsidR="009965E6">
        <w:t>.</w:t>
      </w:r>
      <w:r>
        <w:t xml:space="preserve"> The “[M4H2-H]” adduct tells us that </w:t>
      </w:r>
      <w:r w:rsidR="00487EBC">
        <w:t>four of the molecule’s hydrogens are replaced by H2 (“M4H2”) and that it</w:t>
      </w:r>
      <w:r>
        <w:t xml:space="preserve"> is ionized by deprotonation (“-H”)</w:t>
      </w:r>
      <w:r w:rsidR="00487EBC">
        <w:t>.</w:t>
      </w:r>
      <w:r>
        <w:t xml:space="preserve"> </w:t>
      </w:r>
    </w:p>
    <w:p w14:paraId="5281FB7A" w14:textId="5F076506" w:rsidR="00A818F1" w:rsidRDefault="00784B2B" w:rsidP="00784B2B">
      <w:r>
        <w:t>You will notice that ALA</w:t>
      </w:r>
      <w:r w:rsidR="00487EBC">
        <w:t xml:space="preserve"> (alpha-linoleic acid)</w:t>
      </w:r>
      <w:r>
        <w:t xml:space="preserve"> does not have a heavy</w:t>
      </w:r>
      <w:r w:rsidR="00487EBC">
        <w:t>-</w:t>
      </w:r>
      <w:r>
        <w:t xml:space="preserve">labeled variant. Instead, </w:t>
      </w:r>
      <w:r w:rsidR="00DF2614">
        <w:t>we will</w:t>
      </w:r>
      <w:r>
        <w:t xml:space="preserve"> assign a different </w:t>
      </w:r>
      <w:r w:rsidR="00DF2614">
        <w:t xml:space="preserve">stable-isotope labeled molecule </w:t>
      </w:r>
      <w:r>
        <w:t xml:space="preserve">as its surrogate standard. We will use </w:t>
      </w:r>
      <w:r w:rsidR="00DF2614">
        <w:t>d5-</w:t>
      </w:r>
      <w:r>
        <w:t>DHA in this case</w:t>
      </w:r>
      <w:r w:rsidR="00DF2614">
        <w:t xml:space="preserve"> because it is the closest in retention time</w:t>
      </w:r>
      <w:r>
        <w:t>:</w:t>
      </w:r>
    </w:p>
    <w:p w14:paraId="5F995F65" w14:textId="77777777" w:rsidR="00A818F1" w:rsidRDefault="00A818F1" w:rsidP="00A818F1">
      <w:pPr>
        <w:pStyle w:val="ListParagraph"/>
        <w:numPr>
          <w:ilvl w:val="0"/>
          <w:numId w:val="39"/>
        </w:numPr>
      </w:pPr>
      <w:r>
        <w:t xml:space="preserve">right-click on the </w:t>
      </w:r>
      <w:r w:rsidR="00784B2B">
        <w:t>DHA</w:t>
      </w:r>
      <w:r>
        <w:t xml:space="preserve"> target and choose the “Set Standard Type” submenu</w:t>
      </w:r>
    </w:p>
    <w:p w14:paraId="19ED8AFF" w14:textId="77777777" w:rsidR="00E71C30" w:rsidRDefault="00A818F1" w:rsidP="00A818F1">
      <w:pPr>
        <w:pStyle w:val="ListParagraph"/>
        <w:numPr>
          <w:ilvl w:val="0"/>
          <w:numId w:val="39"/>
        </w:numPr>
      </w:pPr>
      <w:r>
        <w:t xml:space="preserve">Click on “Surrogate Standard” </w:t>
      </w:r>
    </w:p>
    <w:p w14:paraId="48FA224A" w14:textId="6158082E" w:rsidR="00A818F1" w:rsidRDefault="00D755FA" w:rsidP="00A818F1">
      <w:r>
        <w:rPr>
          <w:noProof/>
        </w:rPr>
        <w:lastRenderedPageBreak/>
        <w:drawing>
          <wp:inline distT="0" distB="0" distL="0" distR="0" wp14:anchorId="5A63C955" wp14:editId="5036CCB4">
            <wp:extent cx="5934075" cy="4076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3F025FED" w14:textId="77777777" w:rsidR="0067496A" w:rsidRDefault="0067496A" w:rsidP="0067496A">
      <w:pPr>
        <w:pStyle w:val="Heading2"/>
      </w:pPr>
      <w:r>
        <w:t>Transition settings</w:t>
      </w:r>
    </w:p>
    <w:p w14:paraId="5926E847" w14:textId="77777777" w:rsidR="0067496A" w:rsidRDefault="0067496A" w:rsidP="0067496A">
      <w:r>
        <w:t>Next we have to make sure Skyline’s Transition Settings are correctly set for importing the experimental mass spectrometer results. To do th</w:t>
      </w:r>
      <w:r w:rsidR="00AD1E51">
        <w:t>is, perform the following steps:</w:t>
      </w:r>
    </w:p>
    <w:p w14:paraId="44A9DC2F" w14:textId="77777777" w:rsidR="0067496A" w:rsidRDefault="0067496A" w:rsidP="0067496A">
      <w:pPr>
        <w:pStyle w:val="ListParagraph"/>
        <w:numPr>
          <w:ilvl w:val="0"/>
          <w:numId w:val="44"/>
        </w:numPr>
      </w:pPr>
      <w:r>
        <w:t xml:space="preserve">On the </w:t>
      </w:r>
      <w:r w:rsidRPr="0067496A">
        <w:rPr>
          <w:b/>
        </w:rPr>
        <w:t>Settings</w:t>
      </w:r>
      <w:r>
        <w:t xml:space="preserve"> menu, click </w:t>
      </w:r>
      <w:r w:rsidRPr="0067496A">
        <w:rPr>
          <w:b/>
        </w:rPr>
        <w:t>Transition Settings</w:t>
      </w:r>
      <w:r>
        <w:t>.</w:t>
      </w:r>
    </w:p>
    <w:p w14:paraId="4370E299" w14:textId="77777777" w:rsidR="001213EB" w:rsidRDefault="001213EB" w:rsidP="0067496A">
      <w:pPr>
        <w:pStyle w:val="ListParagraph"/>
        <w:numPr>
          <w:ilvl w:val="0"/>
          <w:numId w:val="44"/>
        </w:numPr>
      </w:pPr>
      <w:r>
        <w:rPr>
          <w:noProof/>
        </w:rPr>
        <w:t>Change settings as necessary to match the following:</w:t>
      </w:r>
    </w:p>
    <w:p w14:paraId="5CB1D428" w14:textId="466F72DC" w:rsidR="00DA4E6C" w:rsidRDefault="00AD1E51" w:rsidP="00DA4E6C">
      <w:pPr>
        <w:pStyle w:val="ListParagraph"/>
      </w:pPr>
      <w:r>
        <w:rPr>
          <w:noProof/>
        </w:rPr>
        <w:lastRenderedPageBreak/>
        <w:br/>
      </w:r>
      <w:r>
        <w:t xml:space="preserve">  </w:t>
      </w:r>
      <w:del w:id="0" w:author="Brian Pratt" w:date="2019-10-09T11:35:00Z">
        <w:r w:rsidR="00105924" w:rsidDel="0033336C">
          <w:rPr>
            <w:noProof/>
          </w:rPr>
          <w:drawing>
            <wp:inline distT="0" distB="0" distL="0" distR="0" wp14:anchorId="42CA533E" wp14:editId="05FA8FB7">
              <wp:extent cx="2650766"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1380" cy="4020482"/>
                      </a:xfrm>
                      <a:prstGeom prst="rect">
                        <a:avLst/>
                      </a:prstGeom>
                    </pic:spPr>
                  </pic:pic>
                </a:graphicData>
              </a:graphic>
            </wp:inline>
          </w:drawing>
        </w:r>
      </w:del>
      <w:ins w:id="1" w:author="Brian Pratt" w:date="2019-10-09T11:35:00Z">
        <w:r w:rsidR="0033336C">
          <w:rPr>
            <w:noProof/>
          </w:rPr>
          <w:drawing>
            <wp:inline distT="0" distB="0" distL="0" distR="0" wp14:anchorId="49089111" wp14:editId="68B21C01">
              <wp:extent cx="2650766" cy="401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1380" cy="4020482"/>
                      </a:xfrm>
                      <a:prstGeom prst="rect">
                        <a:avLst/>
                      </a:prstGeom>
                    </pic:spPr>
                  </pic:pic>
                </a:graphicData>
              </a:graphic>
            </wp:inline>
          </w:drawing>
        </w:r>
      </w:ins>
      <w:r>
        <w:t xml:space="preserve">  </w:t>
      </w:r>
      <w:del w:id="2" w:author="Brian Pratt" w:date="2019-10-09T11:35:00Z">
        <w:r w:rsidR="007D7107" w:rsidRPr="007D7107" w:rsidDel="0033336C">
          <w:rPr>
            <w:noProof/>
          </w:rPr>
          <w:drawing>
            <wp:inline distT="0" distB="0" distL="0" distR="0" wp14:anchorId="73F3BA43" wp14:editId="5778362C">
              <wp:extent cx="2672929" cy="4045585"/>
              <wp:effectExtent l="0" t="0" r="0" b="0"/>
              <wp:docPr id="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009BAEA5-9E9D-4BBC-88D1-5CD041FB3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009BAEA5-9E9D-4BBC-88D1-5CD041FB31C0}"/>
                          </a:ext>
                        </a:extLst>
                      </pic:cNvPr>
                      <pic:cNvPicPr>
                        <a:picLocks noChangeAspect="1"/>
                      </pic:cNvPicPr>
                    </pic:nvPicPr>
                    <pic:blipFill>
                      <a:blip r:embed="rId20"/>
                      <a:stretch>
                        <a:fillRect/>
                      </a:stretch>
                    </pic:blipFill>
                    <pic:spPr>
                      <a:xfrm>
                        <a:off x="0" y="0"/>
                        <a:ext cx="2692687" cy="4075489"/>
                      </a:xfrm>
                      <a:prstGeom prst="rect">
                        <a:avLst/>
                      </a:prstGeom>
                    </pic:spPr>
                  </pic:pic>
                </a:graphicData>
              </a:graphic>
            </wp:inline>
          </w:drawing>
        </w:r>
      </w:del>
      <w:ins w:id="3" w:author="Brian Pratt" w:date="2019-10-09T11:36:00Z">
        <w:r w:rsidR="0033336C">
          <w:rPr>
            <w:noProof/>
          </w:rPr>
          <w:drawing>
            <wp:inline distT="0" distB="0" distL="0" distR="0" wp14:anchorId="3C96492C" wp14:editId="004D55AF">
              <wp:extent cx="2657048"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1124" cy="4050420"/>
                      </a:xfrm>
                      <a:prstGeom prst="rect">
                        <a:avLst/>
                      </a:prstGeom>
                    </pic:spPr>
                  </pic:pic>
                </a:graphicData>
              </a:graphic>
            </wp:inline>
          </w:drawing>
        </w:r>
      </w:ins>
    </w:p>
    <w:p w14:paraId="2D24F4CC" w14:textId="77777777" w:rsidR="00DA4E6C" w:rsidRDefault="00DA4E6C" w:rsidP="00DA4E6C">
      <w:r>
        <w:t>Note: the “</w:t>
      </w:r>
      <w:proofErr w:type="spellStart"/>
      <w:r>
        <w:t>f</w:t>
      </w:r>
      <w:proofErr w:type="gramStart"/>
      <w:r w:rsidR="009B2AC3">
        <w:t>,p</w:t>
      </w:r>
      <w:proofErr w:type="spellEnd"/>
      <w:proofErr w:type="gramEnd"/>
      <w:r>
        <w:t xml:space="preserve">” setting in Ion Types on the Filter tab means we are interested </w:t>
      </w:r>
      <w:r w:rsidR="009B2AC3">
        <w:t>both</w:t>
      </w:r>
      <w:r>
        <w:t xml:space="preserve"> fragment</w:t>
      </w:r>
      <w:r w:rsidR="009B2AC3">
        <w:t xml:space="preserve"> and</w:t>
      </w:r>
      <w:r>
        <w:t xml:space="preserve"> precursor </w:t>
      </w:r>
      <w:r w:rsidR="009B2AC3">
        <w:t>ion transitions</w:t>
      </w:r>
      <w:r>
        <w:t>.</w:t>
      </w:r>
      <w:r w:rsidR="009B2AC3">
        <w:t xml:space="preserve"> This Skyline document contains only precursor transitions, but the “f” is harmless.</w:t>
      </w:r>
    </w:p>
    <w:p w14:paraId="7DD01005" w14:textId="77777777" w:rsidR="00A375C7" w:rsidRDefault="00A818F1" w:rsidP="00A375C7">
      <w:pPr>
        <w:spacing w:after="160" w:line="256" w:lineRule="auto"/>
      </w:pPr>
      <w:r>
        <w:t>Now we are ready to import the experimental mass spectrometer results</w:t>
      </w:r>
      <w:r w:rsidR="00A375C7">
        <w:t>.</w:t>
      </w:r>
    </w:p>
    <w:p w14:paraId="32038ED2" w14:textId="77777777" w:rsidR="00DA4E6C" w:rsidRDefault="00DA4E6C" w:rsidP="00A375C7">
      <w:pPr>
        <w:spacing w:after="160" w:line="256" w:lineRule="auto"/>
      </w:pPr>
    </w:p>
    <w:p w14:paraId="4D8AE3A2" w14:textId="77777777" w:rsidR="00AE67A0" w:rsidRDefault="00AE67A0" w:rsidP="00AE67A0">
      <w:pPr>
        <w:pStyle w:val="Heading2"/>
      </w:pPr>
      <w:r>
        <w:t>Importing mass spectrometer runs</w:t>
      </w:r>
    </w:p>
    <w:p w14:paraId="644B936B" w14:textId="77777777" w:rsidR="003C3F78" w:rsidRDefault="00AD1E51" w:rsidP="00A375C7">
      <w:pPr>
        <w:spacing w:after="160" w:line="256" w:lineRule="auto"/>
      </w:pPr>
      <w:r>
        <w:t>P</w:t>
      </w:r>
      <w:r w:rsidR="00DA4E6C">
        <w:t xml:space="preserve">erform </w:t>
      </w:r>
      <w:r w:rsidR="003C3F78">
        <w:t>the following steps.</w:t>
      </w:r>
    </w:p>
    <w:p w14:paraId="42635A58" w14:textId="0D693685" w:rsidR="003C3F78" w:rsidRDefault="003C3F78" w:rsidP="003C3F78">
      <w:pPr>
        <w:pStyle w:val="ListParagraph"/>
        <w:numPr>
          <w:ilvl w:val="0"/>
          <w:numId w:val="39"/>
        </w:numPr>
        <w:spacing w:after="160" w:line="256" w:lineRule="auto"/>
      </w:pPr>
      <w:r>
        <w:t xml:space="preserve">On the </w:t>
      </w:r>
      <w:r>
        <w:rPr>
          <w:b/>
          <w:bCs/>
        </w:rPr>
        <w:t>File</w:t>
      </w:r>
      <w:r>
        <w:t xml:space="preserve"> menu, click </w:t>
      </w:r>
      <w:r>
        <w:rPr>
          <w:b/>
          <w:bCs/>
        </w:rPr>
        <w:t>Save</w:t>
      </w:r>
      <w:r>
        <w:t>. (Ctrl-S)</w:t>
      </w:r>
      <w:r w:rsidR="00DF2614">
        <w:t xml:space="preserve">  Save this document as “SM_HiRes_v1.sky”</w:t>
      </w:r>
    </w:p>
    <w:p w14:paraId="788DC013" w14:textId="77777777" w:rsidR="003C3F78" w:rsidRPr="003C3F78" w:rsidRDefault="003C3F78" w:rsidP="003C3F78">
      <w:pPr>
        <w:pStyle w:val="ListParagraph"/>
        <w:numPr>
          <w:ilvl w:val="0"/>
          <w:numId w:val="39"/>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710E9E7F" w14:textId="77777777" w:rsidR="003C3F78" w:rsidRPr="003C3F78" w:rsidRDefault="009B251B" w:rsidP="003C3F78">
      <w:pPr>
        <w:pStyle w:val="ListParagraph"/>
        <w:numPr>
          <w:ilvl w:val="0"/>
          <w:numId w:val="39"/>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Now click the </w:t>
      </w:r>
      <w:r>
        <w:rPr>
          <w:b/>
        </w:rPr>
        <w:t>OK</w:t>
      </w:r>
      <w:r>
        <w:rPr>
          <w:bCs/>
        </w:rPr>
        <w:t xml:space="preserve"> button.</w:t>
      </w:r>
    </w:p>
    <w:p w14:paraId="58E3693E" w14:textId="77777777" w:rsidR="003C3F78" w:rsidRPr="003C3F78" w:rsidRDefault="003C3F78" w:rsidP="003C3F78">
      <w:pPr>
        <w:pStyle w:val="ListParagraph"/>
        <w:numPr>
          <w:ilvl w:val="0"/>
          <w:numId w:val="39"/>
        </w:numPr>
        <w:spacing w:after="160" w:line="256" w:lineRule="auto"/>
      </w:pPr>
      <w:r>
        <w:rPr>
          <w:bCs/>
        </w:rPr>
        <w:t xml:space="preserve">Select all </w:t>
      </w:r>
      <w:r w:rsidR="003100B7">
        <w:rPr>
          <w:bCs/>
        </w:rPr>
        <w:t>1</w:t>
      </w:r>
      <w:r w:rsidR="009B2AC3">
        <w:rPr>
          <w:bCs/>
        </w:rPr>
        <w:t>6</w:t>
      </w:r>
      <w:r w:rsidR="003100B7">
        <w:rPr>
          <w:bCs/>
        </w:rPr>
        <w:t xml:space="preserve"> </w:t>
      </w:r>
      <w:r>
        <w:rPr>
          <w:bCs/>
        </w:rPr>
        <w:t>raw data folders in the tutorial folder by clicking the first listed and then holding down the Shift key and clicking the last.</w:t>
      </w:r>
    </w:p>
    <w:p w14:paraId="27495A26"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4414297D" w14:textId="03F402BD" w:rsidR="00BA46EB" w:rsidRDefault="00105924" w:rsidP="00672317">
      <w:r>
        <w:rPr>
          <w:noProof/>
        </w:rPr>
        <w:drawing>
          <wp:inline distT="0" distB="0" distL="0" distR="0" wp14:anchorId="4319C42F" wp14:editId="4E880967">
            <wp:extent cx="5562600"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62600" cy="4019550"/>
                    </a:xfrm>
                    <a:prstGeom prst="rect">
                      <a:avLst/>
                    </a:prstGeom>
                  </pic:spPr>
                </pic:pic>
              </a:graphicData>
            </a:graphic>
          </wp:inline>
        </w:drawing>
      </w:r>
    </w:p>
    <w:p w14:paraId="54887767" w14:textId="77777777" w:rsidR="003C3F78" w:rsidRDefault="003C3F78" w:rsidP="003C3F78">
      <w:pPr>
        <w:pStyle w:val="ListParagraph"/>
        <w:numPr>
          <w:ilvl w:val="0"/>
          <w:numId w:val="40"/>
        </w:numPr>
      </w:pPr>
      <w:r>
        <w:t xml:space="preserve">Click the </w:t>
      </w:r>
      <w:r>
        <w:rPr>
          <w:b/>
          <w:bCs/>
        </w:rPr>
        <w:t>Open</w:t>
      </w:r>
      <w:r>
        <w:t xml:space="preserve"> button.</w:t>
      </w:r>
    </w:p>
    <w:p w14:paraId="12597FD7" w14:textId="77777777" w:rsidR="00894450" w:rsidRPr="00AE67A0" w:rsidRDefault="00894450" w:rsidP="003C3F78">
      <w:pPr>
        <w:spacing w:after="0" w:line="240" w:lineRule="auto"/>
        <w:rPr>
          <w:sz w:val="20"/>
          <w:szCs w:val="20"/>
        </w:rPr>
      </w:pPr>
    </w:p>
    <w:p w14:paraId="0E8A1148"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p>
    <w:p w14:paraId="61C5B725" w14:textId="5BDCA84D" w:rsidR="00A375C7" w:rsidRDefault="003F0DBA" w:rsidP="003D565E">
      <w:pPr>
        <w:keepNext/>
        <w:spacing w:before="240"/>
      </w:pPr>
      <w:r>
        <w:rPr>
          <w:noProof/>
        </w:rPr>
        <w:t xml:space="preserve"> </w:t>
      </w:r>
      <w:r w:rsidR="00D755FA">
        <w:rPr>
          <w:noProof/>
        </w:rPr>
        <w:drawing>
          <wp:inline distT="0" distB="0" distL="0" distR="0" wp14:anchorId="3B317999" wp14:editId="7BABAF46">
            <wp:extent cx="5943600" cy="2589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89530"/>
                    </a:xfrm>
                    <a:prstGeom prst="rect">
                      <a:avLst/>
                    </a:prstGeom>
                  </pic:spPr>
                </pic:pic>
              </a:graphicData>
            </a:graphic>
          </wp:inline>
        </w:drawing>
      </w:r>
      <w:r w:rsidR="009B7B90">
        <w:rPr>
          <w:noProof/>
        </w:rPr>
        <w:t xml:space="preserve"> </w:t>
      </w:r>
    </w:p>
    <w:p w14:paraId="790FE4EC" w14:textId="77777777" w:rsidR="00BB06B6" w:rsidRDefault="00BB06B6" w:rsidP="00BB06B6">
      <w:pPr>
        <w:spacing w:before="240"/>
      </w:pPr>
      <w:r>
        <w:t>To take advantage of the Skyline summary graphs for viewing individual targets, do the following:</w:t>
      </w:r>
    </w:p>
    <w:p w14:paraId="71CE33CF" w14:textId="77777777" w:rsidR="00BB06B6" w:rsidRDefault="00BB06B6" w:rsidP="00BB06B6">
      <w:pPr>
        <w:pStyle w:val="ListParagraph"/>
        <w:numPr>
          <w:ilvl w:val="0"/>
          <w:numId w:val="41"/>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0EA672A1" w14:textId="77777777" w:rsidR="00BB06B6" w:rsidRDefault="00BB06B6" w:rsidP="00BB06B6">
      <w:pPr>
        <w:pStyle w:val="ListParagraph"/>
        <w:numPr>
          <w:ilvl w:val="0"/>
          <w:numId w:val="41"/>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28849A8" w14:textId="77777777" w:rsidR="00BB06B6" w:rsidRDefault="004F5A66" w:rsidP="00BB06B6">
      <w:pPr>
        <w:pStyle w:val="ListParagraph"/>
        <w:numPr>
          <w:ilvl w:val="0"/>
          <w:numId w:val="41"/>
        </w:numPr>
        <w:spacing w:before="240"/>
      </w:pPr>
      <w:r>
        <w:t>Click and drag these views to dock them above the chromatogram graphs.</w:t>
      </w:r>
    </w:p>
    <w:p w14:paraId="617E6A3A" w14:textId="77777777" w:rsidR="008619E2" w:rsidRPr="008619E2" w:rsidRDefault="009B2AC3" w:rsidP="00BB06B6">
      <w:pPr>
        <w:pStyle w:val="ListParagraph"/>
        <w:numPr>
          <w:ilvl w:val="0"/>
          <w:numId w:val="41"/>
        </w:numPr>
        <w:spacing w:before="240"/>
      </w:pPr>
      <w:r>
        <w:t xml:space="preserve">On the </w:t>
      </w:r>
      <w:r>
        <w:rPr>
          <w:b/>
          <w:bCs/>
        </w:rPr>
        <w:t xml:space="preserve">View </w:t>
      </w:r>
      <w:r>
        <w:t xml:space="preserve">menu, choose </w:t>
      </w:r>
      <w:r w:rsidRPr="009B2AC3">
        <w:rPr>
          <w:b/>
        </w:rPr>
        <w:t>Document Grid</w:t>
      </w:r>
      <w:r w:rsidR="008619E2">
        <w:rPr>
          <w:b/>
        </w:rPr>
        <w:t>.</w:t>
      </w:r>
    </w:p>
    <w:p w14:paraId="49BE15C0" w14:textId="211A8EC6" w:rsidR="009B2AC3" w:rsidRDefault="008619E2" w:rsidP="00BB06B6">
      <w:pPr>
        <w:pStyle w:val="ListParagraph"/>
        <w:numPr>
          <w:ilvl w:val="0"/>
          <w:numId w:val="41"/>
        </w:numPr>
        <w:spacing w:before="240"/>
      </w:pPr>
      <w:r w:rsidRPr="008619E2">
        <w:t>In the</w:t>
      </w:r>
      <w:r w:rsidR="009B2AC3" w:rsidRPr="008619E2">
        <w:t xml:space="preserve"> </w:t>
      </w:r>
      <w:r w:rsidRPr="008619E2">
        <w:rPr>
          <w:b/>
        </w:rPr>
        <w:t>Document Grid</w:t>
      </w:r>
      <w:r>
        <w:t xml:space="preserve"> view, click on the </w:t>
      </w:r>
      <w:r w:rsidR="000629D0">
        <w:rPr>
          <w:b/>
        </w:rPr>
        <w:t>Report</w:t>
      </w:r>
      <w:r w:rsidRPr="008619E2">
        <w:rPr>
          <w:b/>
        </w:rPr>
        <w:t>s</w:t>
      </w:r>
      <w:r>
        <w:t xml:space="preserve"> control and select </w:t>
      </w:r>
      <w:r w:rsidRPr="008619E2">
        <w:rPr>
          <w:b/>
        </w:rPr>
        <w:t>Peptide Quantification</w:t>
      </w:r>
      <w:r>
        <w:t>.</w:t>
      </w:r>
    </w:p>
    <w:p w14:paraId="1C55490F" w14:textId="77777777" w:rsidR="008619E2" w:rsidRPr="008619E2" w:rsidRDefault="008619E2" w:rsidP="00BB06B6">
      <w:pPr>
        <w:pStyle w:val="ListParagraph"/>
        <w:numPr>
          <w:ilvl w:val="0"/>
          <w:numId w:val="41"/>
        </w:numPr>
        <w:spacing w:before="240"/>
      </w:pPr>
      <w:r>
        <w:t xml:space="preserve">Click and drag the </w:t>
      </w:r>
      <w:r w:rsidRPr="008619E2">
        <w:rPr>
          <w:b/>
        </w:rPr>
        <w:t>Document Grid</w:t>
      </w:r>
      <w:r>
        <w:t xml:space="preserve"> view and doc</w:t>
      </w:r>
      <w:r w:rsidR="00D70ED9">
        <w:t>k</w:t>
      </w:r>
      <w:r>
        <w:t xml:space="preserve"> it next to the chromatogram graphs.</w:t>
      </w:r>
    </w:p>
    <w:p w14:paraId="0EE083EB" w14:textId="77777777" w:rsidR="004F5A66" w:rsidRDefault="004F5A66" w:rsidP="003F0DBA">
      <w:pPr>
        <w:keepNext/>
        <w:spacing w:before="240"/>
      </w:pPr>
      <w:r>
        <w:lastRenderedPageBreak/>
        <w:t>The Skyline window should now look something like this:</w:t>
      </w:r>
    </w:p>
    <w:p w14:paraId="56317C14" w14:textId="6F0D8FD9" w:rsidR="009B773E" w:rsidRDefault="00D755FA" w:rsidP="00394DFD">
      <w:pPr>
        <w:pStyle w:val="Heading1"/>
      </w:pPr>
      <w:r>
        <w:rPr>
          <w:noProof/>
        </w:rPr>
        <w:drawing>
          <wp:inline distT="0" distB="0" distL="0" distR="0" wp14:anchorId="76547196" wp14:editId="4CC04D68">
            <wp:extent cx="5943600" cy="25895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89530"/>
                    </a:xfrm>
                    <a:prstGeom prst="rect">
                      <a:avLst/>
                    </a:prstGeom>
                  </pic:spPr>
                </pic:pic>
              </a:graphicData>
            </a:graphic>
          </wp:inline>
        </w:drawing>
      </w:r>
      <w:r w:rsidR="009B7B90">
        <w:rPr>
          <w:noProof/>
        </w:rPr>
        <w:t xml:space="preserve"> </w:t>
      </w:r>
      <w:r w:rsidR="003F0DBA">
        <w:rPr>
          <w:noProof/>
        </w:rPr>
        <w:t xml:space="preserve"> </w:t>
      </w:r>
    </w:p>
    <w:p w14:paraId="4371DD76" w14:textId="77777777" w:rsidR="00162F73" w:rsidRDefault="00162F73" w:rsidP="00162F73">
      <w:pPr>
        <w:pStyle w:val="Heading1"/>
      </w:pPr>
      <w:r>
        <w:t>Checking Peak Integration</w:t>
      </w:r>
    </w:p>
    <w:p w14:paraId="0249DBAD" w14:textId="77777777" w:rsidR="00162F73" w:rsidRDefault="00162F73" w:rsidP="00162F73">
      <w:r>
        <w:t xml:space="preserve">Looking at the </w:t>
      </w:r>
      <w:r w:rsidRPr="00162F73">
        <w:rPr>
          <w:b/>
        </w:rPr>
        <w:t>Retention Times – Replicate Comparison</w:t>
      </w:r>
      <w:r>
        <w:t xml:space="preserve"> window we can see by the </w:t>
      </w:r>
      <w:r w:rsidR="00D16376">
        <w:t xml:space="preserve">lack of </w:t>
      </w:r>
      <w:r>
        <w:t>outliers that</w:t>
      </w:r>
      <w:r w:rsidR="00D16376">
        <w:t xml:space="preserve"> Skyline did not have any problems with peak integration</w:t>
      </w:r>
      <w:r>
        <w:t>.</w:t>
      </w:r>
    </w:p>
    <w:p w14:paraId="667D2D39" w14:textId="77777777" w:rsidR="0025421E" w:rsidRDefault="0025421E" w:rsidP="0025421E">
      <w:pPr>
        <w:pStyle w:val="Heading1"/>
      </w:pPr>
      <w:r>
        <w:t xml:space="preserve">Preparing for </w:t>
      </w:r>
      <w:r w:rsidR="00784E0D">
        <w:t>‘</w:t>
      </w:r>
      <w:r>
        <w:t>Single Point Quantification’</w:t>
      </w:r>
    </w:p>
    <w:p w14:paraId="6B3CD872" w14:textId="66CDF171" w:rsidR="0025421E" w:rsidRPr="0025421E" w:rsidRDefault="0025421E" w:rsidP="0025421E">
      <w:pPr>
        <w:pStyle w:val="ListParagraph"/>
        <w:numPr>
          <w:ilvl w:val="0"/>
          <w:numId w:val="48"/>
        </w:numPr>
      </w:pPr>
      <w:r>
        <w:t xml:space="preserve">On the </w:t>
      </w:r>
      <w:r>
        <w:rPr>
          <w:b/>
        </w:rPr>
        <w:t>Settings</w:t>
      </w:r>
      <w:r>
        <w:t xml:space="preserve"> Menu, click on </w:t>
      </w:r>
      <w:r w:rsidR="00D755FA">
        <w:rPr>
          <w:b/>
        </w:rPr>
        <w:t>Molecule</w:t>
      </w:r>
      <w:r w:rsidRPr="0025421E">
        <w:rPr>
          <w:b/>
        </w:rPr>
        <w:t xml:space="preserve"> Settings</w:t>
      </w:r>
      <w:r>
        <w:rPr>
          <w:b/>
        </w:rPr>
        <w:t>.</w:t>
      </w:r>
    </w:p>
    <w:p w14:paraId="18487E1C" w14:textId="77777777" w:rsidR="0025421E" w:rsidRDefault="0025421E" w:rsidP="0025421E">
      <w:pPr>
        <w:pStyle w:val="ListParagraph"/>
        <w:numPr>
          <w:ilvl w:val="0"/>
          <w:numId w:val="48"/>
        </w:numPr>
      </w:pPr>
      <w:r>
        <w:t xml:space="preserve">Click on the </w:t>
      </w:r>
      <w:r w:rsidRPr="0025421E">
        <w:rPr>
          <w:b/>
        </w:rPr>
        <w:t>Quantification</w:t>
      </w:r>
      <w:r>
        <w:t xml:space="preserve"> tab.</w:t>
      </w:r>
    </w:p>
    <w:p w14:paraId="0B4BC491" w14:textId="7CE40EA9" w:rsidR="0025421E" w:rsidRDefault="0025421E" w:rsidP="0025421E">
      <w:pPr>
        <w:pStyle w:val="ListParagraph"/>
        <w:numPr>
          <w:ilvl w:val="0"/>
          <w:numId w:val="48"/>
        </w:numPr>
      </w:pPr>
      <w:r>
        <w:lastRenderedPageBreak/>
        <w:t>Modify the settings as needed to look like this:</w:t>
      </w:r>
      <w:r w:rsidR="00737F49">
        <w:br/>
      </w:r>
      <w:r w:rsidR="00D755FA">
        <w:rPr>
          <w:noProof/>
        </w:rPr>
        <w:drawing>
          <wp:inline distT="0" distB="0" distL="0" distR="0" wp14:anchorId="782FEC7F" wp14:editId="156DA064">
            <wp:extent cx="2303547" cy="31623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3547" cy="3162300"/>
                    </a:xfrm>
                    <a:prstGeom prst="rect">
                      <a:avLst/>
                    </a:prstGeom>
                  </pic:spPr>
                </pic:pic>
              </a:graphicData>
            </a:graphic>
          </wp:inline>
        </w:drawing>
      </w:r>
    </w:p>
    <w:p w14:paraId="74C095B6" w14:textId="77777777" w:rsidR="0025421E" w:rsidRPr="0046325B" w:rsidRDefault="0025421E" w:rsidP="0025421E">
      <w:pPr>
        <w:pStyle w:val="ListParagraph"/>
        <w:numPr>
          <w:ilvl w:val="0"/>
          <w:numId w:val="48"/>
        </w:numPr>
      </w:pPr>
      <w:r>
        <w:t xml:space="preserve">Click on </w:t>
      </w:r>
      <w:r w:rsidRPr="0025421E">
        <w:rPr>
          <w:b/>
        </w:rPr>
        <w:t>OK</w:t>
      </w:r>
      <w:r>
        <w:rPr>
          <w:b/>
        </w:rPr>
        <w:t>.</w:t>
      </w:r>
    </w:p>
    <w:p w14:paraId="1B3C594F" w14:textId="77777777" w:rsidR="0046325B" w:rsidRDefault="0046325B" w:rsidP="0046325B">
      <w:pPr>
        <w:keepNext/>
      </w:pPr>
      <w:r>
        <w:t xml:space="preserve">Now, returning to the </w:t>
      </w:r>
      <w:r w:rsidRPr="0046325B">
        <w:rPr>
          <w:b/>
        </w:rPr>
        <w:t>Document Grid</w:t>
      </w:r>
      <w:r>
        <w:t xml:space="preserve"> view:</w:t>
      </w:r>
    </w:p>
    <w:p w14:paraId="753AFEA4" w14:textId="240DEA2B" w:rsidR="0046325B" w:rsidRDefault="0046325B" w:rsidP="0046325B">
      <w:pPr>
        <w:pStyle w:val="ListParagraph"/>
        <w:numPr>
          <w:ilvl w:val="0"/>
          <w:numId w:val="48"/>
        </w:numPr>
      </w:pPr>
      <w:r>
        <w:t xml:space="preserve">Click on the </w:t>
      </w:r>
      <w:r w:rsidR="00737F49">
        <w:rPr>
          <w:b/>
        </w:rPr>
        <w:t>Report</w:t>
      </w:r>
      <w:r w:rsidRPr="0046325B">
        <w:rPr>
          <w:b/>
        </w:rPr>
        <w:t>s</w:t>
      </w:r>
      <w:r>
        <w:t xml:space="preserve"> control and select </w:t>
      </w:r>
      <w:r w:rsidRPr="0046325B">
        <w:rPr>
          <w:b/>
        </w:rPr>
        <w:t>Replicates</w:t>
      </w:r>
      <w:r>
        <w:t>.</w:t>
      </w:r>
    </w:p>
    <w:p w14:paraId="7347DCB3" w14:textId="01B3AEB3" w:rsidR="0046325B" w:rsidRDefault="00723F3F" w:rsidP="0046325B">
      <w:pPr>
        <w:pStyle w:val="ListParagraph"/>
        <w:numPr>
          <w:ilvl w:val="0"/>
          <w:numId w:val="48"/>
        </w:numPr>
      </w:pPr>
      <w:r>
        <w:t xml:space="preserve">This step establishes the role of each of the samples (‘replicates’) in the study, as standards, unknowns, or quality control samples.  </w:t>
      </w:r>
      <w:r w:rsidR="0046325B">
        <w:t xml:space="preserve">Edit </w:t>
      </w:r>
      <w:r w:rsidR="00896217">
        <w:t xml:space="preserve">the sample types and analyte concentrations </w:t>
      </w:r>
      <w:r w:rsidR="0046325B">
        <w:t xml:space="preserve">as necessary </w:t>
      </w:r>
      <w:r w:rsidR="00FB0E2F">
        <w:t>s</w:t>
      </w:r>
      <w:r w:rsidR="0046325B">
        <w:t xml:space="preserve">o the </w:t>
      </w:r>
      <w:r w:rsidR="00896217">
        <w:t>view</w:t>
      </w:r>
      <w:r w:rsidR="0046325B">
        <w:t xml:space="preserve"> looks like this:</w:t>
      </w:r>
    </w:p>
    <w:p w14:paraId="12E412EE" w14:textId="3F3D019D" w:rsidR="000629D0" w:rsidRPr="0025421E" w:rsidRDefault="007D7107" w:rsidP="000629D0">
      <w:pPr>
        <w:ind w:left="360"/>
      </w:pPr>
      <w:r w:rsidRPr="007D7107">
        <w:rPr>
          <w:noProof/>
        </w:rPr>
        <w:drawing>
          <wp:inline distT="0" distB="0" distL="0" distR="0" wp14:anchorId="2273B748" wp14:editId="37C71B02">
            <wp:extent cx="2619375" cy="3061057"/>
            <wp:effectExtent l="0" t="0" r="0" b="6350"/>
            <wp:docPr id="2"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08644EAE-149C-469A-929D-07A962190E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08644EAE-149C-469A-929D-07A962190E5A}"/>
                        </a:ext>
                      </a:extLst>
                    </pic:cNvPr>
                    <pic:cNvPicPr>
                      <a:picLocks noGrp="1" noChangeAspect="1"/>
                    </pic:cNvPicPr>
                  </pic:nvPicPr>
                  <pic:blipFill>
                    <a:blip r:embed="rId26"/>
                    <a:stretch>
                      <a:fillRect/>
                    </a:stretch>
                  </pic:blipFill>
                  <pic:spPr>
                    <a:xfrm>
                      <a:off x="0" y="0"/>
                      <a:ext cx="2649519" cy="3096284"/>
                    </a:xfrm>
                    <a:prstGeom prst="rect">
                      <a:avLst/>
                    </a:prstGeom>
                  </pic:spPr>
                </pic:pic>
              </a:graphicData>
            </a:graphic>
          </wp:inline>
        </w:drawing>
      </w:r>
    </w:p>
    <w:p w14:paraId="6541B84E" w14:textId="73AB8843" w:rsidR="00723F3F" w:rsidRDefault="00723F3F" w:rsidP="00E50388">
      <w:r>
        <w:lastRenderedPageBreak/>
        <w:t xml:space="preserve">Note that in this situation, the concentration given for the NIST sample (NIST-SRM-1950) is </w:t>
      </w:r>
      <w:ins w:id="4" w:author="Will Thompson" w:date="2019-09-16T16:21:00Z">
        <w:r w:rsidR="007D7107">
          <w:t>entered as “1”, since all analytes have a different concentration.  Think of this as establishing your stan</w:t>
        </w:r>
      </w:ins>
      <w:ins w:id="5" w:author="Will Thompson" w:date="2019-09-16T16:22:00Z">
        <w:r w:rsidR="007D7107">
          <w:t xml:space="preserve">dard as “One NIST Unit”.  </w:t>
        </w:r>
      </w:ins>
      <w:del w:id="6" w:author="Will Thompson" w:date="2019-09-16T16:21:00Z">
        <w:r w:rsidDel="007D7107">
          <w:delText xml:space="preserve">the published consensus concentration for FA 18:2 in this reference material, which incidentally is the highest concentration of any analyte in the document.  Therefore, </w:delText>
        </w:r>
      </w:del>
      <w:ins w:id="7" w:author="Will Thompson" w:date="2019-09-16T16:22:00Z">
        <w:r w:rsidR="007D7107">
          <w:t xml:space="preserve">Therefore, </w:t>
        </w:r>
      </w:ins>
      <w:del w:id="8" w:author="Will Thompson" w:date="2019-09-16T16:22:00Z">
        <w:r w:rsidDel="007D7107">
          <w:delText>i</w:delText>
        </w:r>
      </w:del>
      <w:ins w:id="9" w:author="Will Thompson" w:date="2019-09-16T16:22:00Z">
        <w:r w:rsidR="007D7107">
          <w:t>i</w:t>
        </w:r>
      </w:ins>
      <w:r>
        <w:t xml:space="preserve">n the next step, the concentration multipliers will each be </w:t>
      </w:r>
      <w:del w:id="10" w:author="Will Thompson" w:date="2019-09-16T16:22:00Z">
        <w:r w:rsidDel="007D7107">
          <w:delText>&lt;1</w:delText>
        </w:r>
      </w:del>
      <w:ins w:id="11" w:author="Will Thompson" w:date="2019-09-16T16:22:00Z">
        <w:r w:rsidR="007D7107">
          <w:t>given as the actual concentration of the analyte in the NIST SRM-1950</w:t>
        </w:r>
      </w:ins>
      <w:r>
        <w:t xml:space="preserve"> in order to adjust the target concentration of those analytes to their respective </w:t>
      </w:r>
      <w:del w:id="12" w:author="Will Thompson" w:date="2019-09-16T16:22:00Z">
        <w:r w:rsidDel="007D7107">
          <w:delText xml:space="preserve">NIST SRM-1950 </w:delText>
        </w:r>
      </w:del>
      <w:r>
        <w:t>reference values.</w:t>
      </w:r>
    </w:p>
    <w:p w14:paraId="15FF1476" w14:textId="221BEADD" w:rsidR="00EC7F04" w:rsidRDefault="00723F3F" w:rsidP="00EC7F04">
      <w:pPr>
        <w:pStyle w:val="ListParagraph"/>
        <w:numPr>
          <w:ilvl w:val="0"/>
          <w:numId w:val="48"/>
        </w:numPr>
      </w:pPr>
      <w:r>
        <w:t xml:space="preserve">In the </w:t>
      </w:r>
      <w:r w:rsidRPr="00E50388">
        <w:rPr>
          <w:b/>
        </w:rPr>
        <w:t>Document Grid</w:t>
      </w:r>
      <w:r>
        <w:t xml:space="preserve">, click </w:t>
      </w:r>
      <w:r w:rsidR="00EC7F04">
        <w:t xml:space="preserve">on the </w:t>
      </w:r>
      <w:r w:rsidR="00737F49">
        <w:rPr>
          <w:b/>
        </w:rPr>
        <w:t>Report</w:t>
      </w:r>
      <w:r w:rsidR="00EC7F04" w:rsidRPr="0046325B">
        <w:rPr>
          <w:b/>
        </w:rPr>
        <w:t>s</w:t>
      </w:r>
      <w:r w:rsidR="00EC7F04">
        <w:t xml:space="preserve"> control again and select </w:t>
      </w:r>
      <w:r w:rsidR="00EC7F04">
        <w:rPr>
          <w:b/>
        </w:rPr>
        <w:t>Peptide Quantification</w:t>
      </w:r>
      <w:r w:rsidR="00EC7F04">
        <w:t>.</w:t>
      </w:r>
    </w:p>
    <w:p w14:paraId="2B12CE69" w14:textId="1F2F547F" w:rsidR="007D7107" w:rsidRDefault="00EC7F04" w:rsidP="007D7107">
      <w:pPr>
        <w:pStyle w:val="ListParagraph"/>
        <w:numPr>
          <w:ilvl w:val="0"/>
          <w:numId w:val="48"/>
        </w:numPr>
      </w:pPr>
      <w:r>
        <w:t xml:space="preserve">Set the </w:t>
      </w:r>
      <w:r w:rsidR="00277F64">
        <w:t>c</w:t>
      </w:r>
      <w:r>
        <w:t xml:space="preserve">oncentration </w:t>
      </w:r>
      <w:r w:rsidR="00277F64">
        <w:t>m</w:t>
      </w:r>
      <w:r>
        <w:t xml:space="preserve">ultiplier </w:t>
      </w:r>
      <w:r w:rsidR="00277F64">
        <w:t xml:space="preserve">and normalization method </w:t>
      </w:r>
      <w:r>
        <w:t>for each target to match this:</w:t>
      </w:r>
    </w:p>
    <w:p w14:paraId="442740E1" w14:textId="1340E8F4" w:rsidR="007D7107" w:rsidRDefault="00DD40EC" w:rsidP="00162F73">
      <w:pPr>
        <w:rPr>
          <w:ins w:id="13" w:author="Will Thompson" w:date="2019-09-16T16:23:00Z"/>
          <w:rFonts w:ascii="Times New Roman" w:hAnsi="Times New Roman"/>
          <w:sz w:val="24"/>
          <w:szCs w:val="24"/>
        </w:rPr>
      </w:pPr>
      <w:ins w:id="14" w:author="Will Thompson" w:date="2019-09-16T16:36:00Z">
        <w:r w:rsidRPr="00DD40EC">
          <w:rPr>
            <w:rFonts w:ascii="Times New Roman" w:hAnsi="Times New Roman"/>
            <w:noProof/>
            <w:sz w:val="24"/>
            <w:szCs w:val="24"/>
          </w:rPr>
          <w:drawing>
            <wp:inline distT="0" distB="0" distL="0" distR="0" wp14:anchorId="3C359961" wp14:editId="47B4F78F">
              <wp:extent cx="5932805" cy="1066774"/>
              <wp:effectExtent l="0" t="0" r="0" b="635"/>
              <wp:docPr id="10" name="Picture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F82C4FC-1A21-4C95-9BBE-CBEAA0525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F82C4FC-1A21-4C95-9BBE-CBEAA0525BFC}"/>
                          </a:ext>
                        </a:extLst>
                      </pic:cNvPr>
                      <pic:cNvPicPr>
                        <a:picLocks noChangeAspect="1"/>
                      </pic:cNvPicPr>
                    </pic:nvPicPr>
                    <pic:blipFill rotWithShape="1">
                      <a:blip r:embed="rId27"/>
                      <a:srcRect l="438" r="8654" b="39261"/>
                      <a:stretch/>
                    </pic:blipFill>
                    <pic:spPr bwMode="auto">
                      <a:xfrm>
                        <a:off x="0" y="0"/>
                        <a:ext cx="5940693" cy="1068192"/>
                      </a:xfrm>
                      <a:prstGeom prst="rect">
                        <a:avLst/>
                      </a:prstGeom>
                      <a:ln>
                        <a:noFill/>
                      </a:ln>
                      <a:extLst>
                        <a:ext uri="{53640926-AAD7-44D8-BBD7-CCE9431645EC}">
                          <a14:shadowObscured xmlns:a14="http://schemas.microsoft.com/office/drawing/2010/main"/>
                        </a:ext>
                      </a:extLst>
                    </pic:spPr>
                  </pic:pic>
                </a:graphicData>
              </a:graphic>
            </wp:inline>
          </w:drawing>
        </w:r>
      </w:ins>
    </w:p>
    <w:p w14:paraId="7AFC6CAA" w14:textId="048A021E" w:rsidR="00EC7F04" w:rsidDel="00DD40EC" w:rsidRDefault="00205EBF" w:rsidP="00162F73">
      <w:pPr>
        <w:rPr>
          <w:del w:id="15" w:author="Will Thompson" w:date="2019-09-16T16:37:00Z"/>
          <w:rFonts w:ascii="Times New Roman" w:hAnsi="Times New Roman"/>
          <w:sz w:val="24"/>
          <w:szCs w:val="24"/>
        </w:rPr>
      </w:pPr>
      <w:del w:id="16" w:author="Will Thompson" w:date="2019-09-16T16:23:00Z">
        <w:r w:rsidDel="007D7107">
          <w:rPr>
            <w:noProof/>
          </w:rPr>
          <w:drawing>
            <wp:inline distT="0" distB="0" distL="0" distR="0" wp14:anchorId="10558D24" wp14:editId="48A52C2D">
              <wp:extent cx="5943600" cy="280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07970"/>
                      </a:xfrm>
                      <a:prstGeom prst="rect">
                        <a:avLst/>
                      </a:prstGeom>
                    </pic:spPr>
                  </pic:pic>
                </a:graphicData>
              </a:graphic>
            </wp:inline>
          </w:drawing>
        </w:r>
      </w:del>
    </w:p>
    <w:p w14:paraId="356BF49D" w14:textId="1DCA64EC" w:rsidR="00E50388" w:rsidRPr="00E50388" w:rsidRDefault="00723F3F" w:rsidP="00E50388">
      <w:r>
        <w:t>The default normalization method is “ratio to heavy” when using stable-isotope internal standards, but we need to set the FA 18:3 analyte to use the previously-defined surrogate standard as the denominator in the light/heavy ratio.</w:t>
      </w:r>
    </w:p>
    <w:p w14:paraId="40E1A387" w14:textId="77777777" w:rsidR="009B3DFC" w:rsidRDefault="009B3DFC" w:rsidP="000E3741">
      <w:pPr>
        <w:pStyle w:val="Heading2"/>
      </w:pPr>
      <w:r>
        <w:lastRenderedPageBreak/>
        <w:t>Inspect the Calibration Curves</w:t>
      </w:r>
    </w:p>
    <w:p w14:paraId="2B4B4FEE" w14:textId="77777777" w:rsidR="009B3DFC" w:rsidRDefault="00B043ED" w:rsidP="000E3741">
      <w:pPr>
        <w:keepNext/>
      </w:pPr>
      <w:r>
        <w:t xml:space="preserve">Each entry in the </w:t>
      </w:r>
      <w:r w:rsidRPr="00B043ED">
        <w:rPr>
          <w:b/>
        </w:rPr>
        <w:t>Calibration Curve</w:t>
      </w:r>
      <w:r>
        <w:t xml:space="preserve"> column is a clickable link that brings up the calibration curve view for the molecule in that row.</w:t>
      </w:r>
    </w:p>
    <w:p w14:paraId="034627CB" w14:textId="77777777" w:rsidR="00B043ED" w:rsidRDefault="00B043ED" w:rsidP="000E3741">
      <w:pPr>
        <w:pStyle w:val="ListParagraph"/>
        <w:keepNext/>
        <w:numPr>
          <w:ilvl w:val="0"/>
          <w:numId w:val="49"/>
        </w:numPr>
      </w:pPr>
      <w:r>
        <w:t xml:space="preserve">Click on the calibration curve link for FA 18:2 </w:t>
      </w:r>
      <w:r w:rsidR="000E3741">
        <w:t xml:space="preserve">and the </w:t>
      </w:r>
      <w:r w:rsidR="000E3741" w:rsidRPr="000E3741">
        <w:rPr>
          <w:b/>
        </w:rPr>
        <w:t>Calibration Curve</w:t>
      </w:r>
      <w:r w:rsidR="000E3741">
        <w:t xml:space="preserve"> view will appear:</w:t>
      </w:r>
      <w:r w:rsidR="000E3741">
        <w:br/>
      </w:r>
    </w:p>
    <w:p w14:paraId="3571516A" w14:textId="0ABEBE15" w:rsidR="000E3741" w:rsidRDefault="00205EBF" w:rsidP="000E3741">
      <w:pPr>
        <w:pStyle w:val="ListParagraph"/>
        <w:keepNext/>
      </w:pPr>
      <w:r>
        <w:rPr>
          <w:noProof/>
        </w:rPr>
        <w:drawing>
          <wp:inline distT="0" distB="0" distL="0" distR="0" wp14:anchorId="528ED896" wp14:editId="4D17CBBB">
            <wp:extent cx="556260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2600" cy="4114800"/>
                    </a:xfrm>
                    <a:prstGeom prst="rect">
                      <a:avLst/>
                    </a:prstGeom>
                  </pic:spPr>
                </pic:pic>
              </a:graphicData>
            </a:graphic>
          </wp:inline>
        </w:drawing>
      </w:r>
    </w:p>
    <w:p w14:paraId="38A9A373" w14:textId="19966D7D" w:rsidR="00723F3F" w:rsidRPr="00F72F39" w:rsidRDefault="00723F3F" w:rsidP="00E50388">
      <w:pPr>
        <w:keepNext/>
      </w:pPr>
      <w:r>
        <w:t>Note that the calibration curve by default has a slope =1 and an intercept = 0</w:t>
      </w:r>
      <w:r w:rsidR="00712443">
        <w:t>, as defined by the method of quantification (</w:t>
      </w:r>
      <w:r w:rsidR="00712443" w:rsidRPr="00E50388">
        <w:rPr>
          <w:b/>
        </w:rPr>
        <w:t>Settings</w:t>
      </w:r>
      <w:r w:rsidR="00712443">
        <w:t xml:space="preserve"> menu, </w:t>
      </w:r>
      <w:r w:rsidR="00205EBF">
        <w:rPr>
          <w:b/>
        </w:rPr>
        <w:t>Molecule</w:t>
      </w:r>
      <w:r w:rsidR="00712443" w:rsidRPr="00E50388">
        <w:rPr>
          <w:b/>
        </w:rPr>
        <w:t xml:space="preserve"> Settings</w:t>
      </w:r>
      <w:r w:rsidR="00712443">
        <w:t xml:space="preserve">, </w:t>
      </w:r>
      <w:r w:rsidR="00712443" w:rsidRPr="00E50388">
        <w:rPr>
          <w:b/>
        </w:rPr>
        <w:t>Quantification</w:t>
      </w:r>
      <w:r w:rsidR="00712443">
        <w:t xml:space="preserve"> tab) and the use of a single point of external calibration.  The </w:t>
      </w:r>
      <w:r w:rsidR="00712443" w:rsidRPr="00E50388">
        <w:rPr>
          <w:b/>
        </w:rPr>
        <w:t>Document Grid</w:t>
      </w:r>
      <w:r w:rsidR="00712443">
        <w:t xml:space="preserve"> or </w:t>
      </w:r>
      <w:r w:rsidR="00712443" w:rsidRPr="00E50388">
        <w:rPr>
          <w:b/>
        </w:rPr>
        <w:t>Report Grid</w:t>
      </w:r>
      <w:r w:rsidR="00712443">
        <w:t xml:space="preserve"> can be used to export quantitative data (in micromolar) for each sample analyzed.  </w:t>
      </w:r>
    </w:p>
    <w:p w14:paraId="574D31F7" w14:textId="77777777" w:rsidR="00394DFD" w:rsidRDefault="00394DFD" w:rsidP="00394DFD">
      <w:pPr>
        <w:pStyle w:val="Heading1"/>
      </w:pPr>
      <w:r>
        <w:t>Conclusion</w:t>
      </w:r>
    </w:p>
    <w:p w14:paraId="4782B522" w14:textId="788E735E"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You imported a multi-replicate data set collected </w:t>
      </w:r>
      <w:r w:rsidR="00712443">
        <w:t xml:space="preserve">on a Q </w:t>
      </w:r>
      <w:proofErr w:type="spellStart"/>
      <w:r w:rsidR="00712443">
        <w:t>Exactive</w:t>
      </w:r>
      <w:proofErr w:type="spellEnd"/>
      <w:r w:rsidR="00712443">
        <w:t xml:space="preserve"> </w:t>
      </w:r>
      <w:proofErr w:type="spellStart"/>
      <w:r w:rsidR="00712443">
        <w:t>orbitrap</w:t>
      </w:r>
      <w:proofErr w:type="spellEnd"/>
      <w:r w:rsidR="00712443">
        <w:t xml:space="preserve"> mass spectrometer for a set of plasma samples, </w:t>
      </w:r>
      <w:r w:rsidR="00A11390">
        <w:t>, and saw how many existing Skyline features created initially for targeted proteomics use can now be applied to small molecule data. Small molecule support</w:t>
      </w:r>
      <w:r>
        <w:t xml:space="preserve"> </w:t>
      </w:r>
      <w:r w:rsidR="00B654A6">
        <w:t>is still a relatively new feature area for Skyline.  As such, you can expect it to continue improving rapidly</w:t>
      </w:r>
      <w:r w:rsidR="00490A15">
        <w:t>.</w:t>
      </w:r>
    </w:p>
    <w:p w14:paraId="7C6BC279" w14:textId="77777777" w:rsidR="00AB61CF" w:rsidRPr="00C866E5" w:rsidRDefault="00AB61CF" w:rsidP="00AB61CF">
      <w:pPr>
        <w:pStyle w:val="Heading1"/>
        <w:rPr>
          <w:lang w:val="fr-FR"/>
        </w:rPr>
      </w:pPr>
      <w:r w:rsidRPr="00C866E5">
        <w:rPr>
          <w:lang w:val="fr-FR"/>
        </w:rPr>
        <w:lastRenderedPageBreak/>
        <w:t>Bibliography</w:t>
      </w:r>
    </w:p>
    <w:p w14:paraId="4D109617" w14:textId="77777777" w:rsidR="00BB1DC2" w:rsidRPr="00394DFD" w:rsidRDefault="00BB1DC2" w:rsidP="00394DFD">
      <w:bookmarkStart w:id="17" w:name="_GoBack"/>
      <w:bookmarkEnd w:id="17"/>
    </w:p>
    <w:sectPr w:rsidR="00BB1DC2" w:rsidRPr="00394DFD" w:rsidSect="00C30134">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6DFCAA" w14:textId="77777777" w:rsidR="00DA3673" w:rsidRDefault="00DA3673" w:rsidP="00F726CD">
      <w:pPr>
        <w:spacing w:after="0" w:line="240" w:lineRule="auto"/>
      </w:pPr>
      <w:r>
        <w:separator/>
      </w:r>
    </w:p>
  </w:endnote>
  <w:endnote w:type="continuationSeparator" w:id="0">
    <w:p w14:paraId="770DBF26" w14:textId="77777777" w:rsidR="00DA3673" w:rsidRDefault="00DA3673"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E12F4" w14:textId="7610F340" w:rsidR="00186405" w:rsidRDefault="00186405">
    <w:pPr>
      <w:pStyle w:val="Footer"/>
      <w:jc w:val="center"/>
    </w:pPr>
    <w:r>
      <w:fldChar w:fldCharType="begin"/>
    </w:r>
    <w:r>
      <w:instrText xml:space="preserve"> PAGE   \* MERGEFORMAT </w:instrText>
    </w:r>
    <w:r>
      <w:fldChar w:fldCharType="separate"/>
    </w:r>
    <w:r w:rsidR="0033336C">
      <w:rPr>
        <w:noProof/>
      </w:rPr>
      <w:t>17</w:t>
    </w:r>
    <w:r>
      <w:fldChar w:fldCharType="end"/>
    </w:r>
  </w:p>
  <w:p w14:paraId="4989CEAE" w14:textId="77777777" w:rsidR="00186405" w:rsidRDefault="00186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5FBD25" w14:textId="77777777" w:rsidR="00DA3673" w:rsidRDefault="00DA3673" w:rsidP="00F726CD">
      <w:pPr>
        <w:spacing w:after="0" w:line="240" w:lineRule="auto"/>
      </w:pPr>
      <w:r>
        <w:separator/>
      </w:r>
    </w:p>
  </w:footnote>
  <w:footnote w:type="continuationSeparator" w:id="0">
    <w:p w14:paraId="43ECDD3A" w14:textId="77777777" w:rsidR="00DA3673" w:rsidRDefault="00DA3673"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E35264"/>
    <w:multiLevelType w:val="hybridMultilevel"/>
    <w:tmpl w:val="1700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5">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F064DE"/>
    <w:multiLevelType w:val="hybridMultilevel"/>
    <w:tmpl w:val="2036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FB0797"/>
    <w:multiLevelType w:val="hybridMultilevel"/>
    <w:tmpl w:val="2A88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345B5E"/>
    <w:multiLevelType w:val="hybridMultilevel"/>
    <w:tmpl w:val="B8B69888"/>
    <w:lvl w:ilvl="0" w:tplc="2DA0BA84">
      <w:start w:val="1"/>
      <w:numFmt w:val="bullet"/>
      <w:lvlText w:val="•"/>
      <w:lvlJc w:val="left"/>
      <w:pPr>
        <w:tabs>
          <w:tab w:val="num" w:pos="720"/>
        </w:tabs>
        <w:ind w:left="720" w:hanging="360"/>
      </w:pPr>
      <w:rPr>
        <w:rFonts w:ascii="Arial" w:hAnsi="Arial" w:hint="default"/>
      </w:rPr>
    </w:lvl>
    <w:lvl w:ilvl="1" w:tplc="F4D05594" w:tentative="1">
      <w:start w:val="1"/>
      <w:numFmt w:val="bullet"/>
      <w:lvlText w:val="•"/>
      <w:lvlJc w:val="left"/>
      <w:pPr>
        <w:tabs>
          <w:tab w:val="num" w:pos="1440"/>
        </w:tabs>
        <w:ind w:left="1440" w:hanging="360"/>
      </w:pPr>
      <w:rPr>
        <w:rFonts w:ascii="Arial" w:hAnsi="Arial" w:hint="default"/>
      </w:rPr>
    </w:lvl>
    <w:lvl w:ilvl="2" w:tplc="A6F210F4" w:tentative="1">
      <w:start w:val="1"/>
      <w:numFmt w:val="bullet"/>
      <w:lvlText w:val="•"/>
      <w:lvlJc w:val="left"/>
      <w:pPr>
        <w:tabs>
          <w:tab w:val="num" w:pos="2160"/>
        </w:tabs>
        <w:ind w:left="2160" w:hanging="360"/>
      </w:pPr>
      <w:rPr>
        <w:rFonts w:ascii="Arial" w:hAnsi="Arial" w:hint="default"/>
      </w:rPr>
    </w:lvl>
    <w:lvl w:ilvl="3" w:tplc="9CA29930" w:tentative="1">
      <w:start w:val="1"/>
      <w:numFmt w:val="bullet"/>
      <w:lvlText w:val="•"/>
      <w:lvlJc w:val="left"/>
      <w:pPr>
        <w:tabs>
          <w:tab w:val="num" w:pos="2880"/>
        </w:tabs>
        <w:ind w:left="2880" w:hanging="360"/>
      </w:pPr>
      <w:rPr>
        <w:rFonts w:ascii="Arial" w:hAnsi="Arial" w:hint="default"/>
      </w:rPr>
    </w:lvl>
    <w:lvl w:ilvl="4" w:tplc="314A38DC" w:tentative="1">
      <w:start w:val="1"/>
      <w:numFmt w:val="bullet"/>
      <w:lvlText w:val="•"/>
      <w:lvlJc w:val="left"/>
      <w:pPr>
        <w:tabs>
          <w:tab w:val="num" w:pos="3600"/>
        </w:tabs>
        <w:ind w:left="3600" w:hanging="360"/>
      </w:pPr>
      <w:rPr>
        <w:rFonts w:ascii="Arial" w:hAnsi="Arial" w:hint="default"/>
      </w:rPr>
    </w:lvl>
    <w:lvl w:ilvl="5" w:tplc="BF640D66" w:tentative="1">
      <w:start w:val="1"/>
      <w:numFmt w:val="bullet"/>
      <w:lvlText w:val="•"/>
      <w:lvlJc w:val="left"/>
      <w:pPr>
        <w:tabs>
          <w:tab w:val="num" w:pos="4320"/>
        </w:tabs>
        <w:ind w:left="4320" w:hanging="360"/>
      </w:pPr>
      <w:rPr>
        <w:rFonts w:ascii="Arial" w:hAnsi="Arial" w:hint="default"/>
      </w:rPr>
    </w:lvl>
    <w:lvl w:ilvl="6" w:tplc="592E9EAC" w:tentative="1">
      <w:start w:val="1"/>
      <w:numFmt w:val="bullet"/>
      <w:lvlText w:val="•"/>
      <w:lvlJc w:val="left"/>
      <w:pPr>
        <w:tabs>
          <w:tab w:val="num" w:pos="5040"/>
        </w:tabs>
        <w:ind w:left="5040" w:hanging="360"/>
      </w:pPr>
      <w:rPr>
        <w:rFonts w:ascii="Arial" w:hAnsi="Arial" w:hint="default"/>
      </w:rPr>
    </w:lvl>
    <w:lvl w:ilvl="7" w:tplc="B1547568" w:tentative="1">
      <w:start w:val="1"/>
      <w:numFmt w:val="bullet"/>
      <w:lvlText w:val="•"/>
      <w:lvlJc w:val="left"/>
      <w:pPr>
        <w:tabs>
          <w:tab w:val="num" w:pos="5760"/>
        </w:tabs>
        <w:ind w:left="5760" w:hanging="360"/>
      </w:pPr>
      <w:rPr>
        <w:rFonts w:ascii="Arial" w:hAnsi="Arial" w:hint="default"/>
      </w:rPr>
    </w:lvl>
    <w:lvl w:ilvl="8" w:tplc="AC18B474" w:tentative="1">
      <w:start w:val="1"/>
      <w:numFmt w:val="bullet"/>
      <w:lvlText w:val="•"/>
      <w:lvlJc w:val="left"/>
      <w:pPr>
        <w:tabs>
          <w:tab w:val="num" w:pos="6480"/>
        </w:tabs>
        <w:ind w:left="6480" w:hanging="360"/>
      </w:pPr>
      <w:rPr>
        <w:rFonts w:ascii="Arial" w:hAnsi="Arial" w:hint="default"/>
      </w:rPr>
    </w:lvl>
  </w:abstractNum>
  <w:abstractNum w:abstractNumId="15">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5F4B6A"/>
    <w:multiLevelType w:val="hybridMultilevel"/>
    <w:tmpl w:val="DE0C1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4F0A5B"/>
    <w:multiLevelType w:val="hybridMultilevel"/>
    <w:tmpl w:val="ED3E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D26117"/>
    <w:multiLevelType w:val="hybridMultilevel"/>
    <w:tmpl w:val="DBF0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9F1D4F"/>
    <w:multiLevelType w:val="hybridMultilevel"/>
    <w:tmpl w:val="2630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16459A5"/>
    <w:multiLevelType w:val="hybridMultilevel"/>
    <w:tmpl w:val="B72CC2A0"/>
    <w:lvl w:ilvl="0" w:tplc="2834DCF8">
      <w:start w:val="1"/>
      <w:numFmt w:val="bullet"/>
      <w:lvlText w:val="•"/>
      <w:lvlJc w:val="left"/>
      <w:pPr>
        <w:tabs>
          <w:tab w:val="num" w:pos="720"/>
        </w:tabs>
        <w:ind w:left="720" w:hanging="360"/>
      </w:pPr>
      <w:rPr>
        <w:rFonts w:ascii="Arial" w:hAnsi="Arial" w:hint="default"/>
      </w:rPr>
    </w:lvl>
    <w:lvl w:ilvl="1" w:tplc="D638B160" w:tentative="1">
      <w:start w:val="1"/>
      <w:numFmt w:val="bullet"/>
      <w:lvlText w:val="•"/>
      <w:lvlJc w:val="left"/>
      <w:pPr>
        <w:tabs>
          <w:tab w:val="num" w:pos="1440"/>
        </w:tabs>
        <w:ind w:left="1440" w:hanging="360"/>
      </w:pPr>
      <w:rPr>
        <w:rFonts w:ascii="Arial" w:hAnsi="Arial" w:hint="default"/>
      </w:rPr>
    </w:lvl>
    <w:lvl w:ilvl="2" w:tplc="2F1CC52A" w:tentative="1">
      <w:start w:val="1"/>
      <w:numFmt w:val="bullet"/>
      <w:lvlText w:val="•"/>
      <w:lvlJc w:val="left"/>
      <w:pPr>
        <w:tabs>
          <w:tab w:val="num" w:pos="2160"/>
        </w:tabs>
        <w:ind w:left="2160" w:hanging="360"/>
      </w:pPr>
      <w:rPr>
        <w:rFonts w:ascii="Arial" w:hAnsi="Arial" w:hint="default"/>
      </w:rPr>
    </w:lvl>
    <w:lvl w:ilvl="3" w:tplc="7E68D298" w:tentative="1">
      <w:start w:val="1"/>
      <w:numFmt w:val="bullet"/>
      <w:lvlText w:val="•"/>
      <w:lvlJc w:val="left"/>
      <w:pPr>
        <w:tabs>
          <w:tab w:val="num" w:pos="2880"/>
        </w:tabs>
        <w:ind w:left="2880" w:hanging="360"/>
      </w:pPr>
      <w:rPr>
        <w:rFonts w:ascii="Arial" w:hAnsi="Arial" w:hint="default"/>
      </w:rPr>
    </w:lvl>
    <w:lvl w:ilvl="4" w:tplc="8BBC56BE" w:tentative="1">
      <w:start w:val="1"/>
      <w:numFmt w:val="bullet"/>
      <w:lvlText w:val="•"/>
      <w:lvlJc w:val="left"/>
      <w:pPr>
        <w:tabs>
          <w:tab w:val="num" w:pos="3600"/>
        </w:tabs>
        <w:ind w:left="3600" w:hanging="360"/>
      </w:pPr>
      <w:rPr>
        <w:rFonts w:ascii="Arial" w:hAnsi="Arial" w:hint="default"/>
      </w:rPr>
    </w:lvl>
    <w:lvl w:ilvl="5" w:tplc="0E461982" w:tentative="1">
      <w:start w:val="1"/>
      <w:numFmt w:val="bullet"/>
      <w:lvlText w:val="•"/>
      <w:lvlJc w:val="left"/>
      <w:pPr>
        <w:tabs>
          <w:tab w:val="num" w:pos="4320"/>
        </w:tabs>
        <w:ind w:left="4320" w:hanging="360"/>
      </w:pPr>
      <w:rPr>
        <w:rFonts w:ascii="Arial" w:hAnsi="Arial" w:hint="default"/>
      </w:rPr>
    </w:lvl>
    <w:lvl w:ilvl="6" w:tplc="D30644CA" w:tentative="1">
      <w:start w:val="1"/>
      <w:numFmt w:val="bullet"/>
      <w:lvlText w:val="•"/>
      <w:lvlJc w:val="left"/>
      <w:pPr>
        <w:tabs>
          <w:tab w:val="num" w:pos="5040"/>
        </w:tabs>
        <w:ind w:left="5040" w:hanging="360"/>
      </w:pPr>
      <w:rPr>
        <w:rFonts w:ascii="Arial" w:hAnsi="Arial" w:hint="default"/>
      </w:rPr>
    </w:lvl>
    <w:lvl w:ilvl="7" w:tplc="528C513E" w:tentative="1">
      <w:start w:val="1"/>
      <w:numFmt w:val="bullet"/>
      <w:lvlText w:val="•"/>
      <w:lvlJc w:val="left"/>
      <w:pPr>
        <w:tabs>
          <w:tab w:val="num" w:pos="5760"/>
        </w:tabs>
        <w:ind w:left="5760" w:hanging="360"/>
      </w:pPr>
      <w:rPr>
        <w:rFonts w:ascii="Arial" w:hAnsi="Arial" w:hint="default"/>
      </w:rPr>
    </w:lvl>
    <w:lvl w:ilvl="8" w:tplc="1FDEE172" w:tentative="1">
      <w:start w:val="1"/>
      <w:numFmt w:val="bullet"/>
      <w:lvlText w:val="•"/>
      <w:lvlJc w:val="left"/>
      <w:pPr>
        <w:tabs>
          <w:tab w:val="num" w:pos="6480"/>
        </w:tabs>
        <w:ind w:left="6480" w:hanging="360"/>
      </w:pPr>
      <w:rPr>
        <w:rFonts w:ascii="Arial" w:hAnsi="Arial" w:hint="default"/>
      </w:rPr>
    </w:lvl>
  </w:abstractNum>
  <w:abstractNum w:abstractNumId="48">
    <w:nsid w:val="792F51C9"/>
    <w:multiLevelType w:val="hybridMultilevel"/>
    <w:tmpl w:val="B9DE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2"/>
  </w:num>
  <w:num w:numId="2">
    <w:abstractNumId w:val="16"/>
  </w:num>
  <w:num w:numId="3">
    <w:abstractNumId w:val="35"/>
  </w:num>
  <w:num w:numId="4">
    <w:abstractNumId w:val="30"/>
  </w:num>
  <w:num w:numId="5">
    <w:abstractNumId w:val="10"/>
  </w:num>
  <w:num w:numId="6">
    <w:abstractNumId w:val="37"/>
  </w:num>
  <w:num w:numId="7">
    <w:abstractNumId w:val="46"/>
  </w:num>
  <w:num w:numId="8">
    <w:abstractNumId w:val="3"/>
  </w:num>
  <w:num w:numId="9">
    <w:abstractNumId w:val="26"/>
  </w:num>
  <w:num w:numId="10">
    <w:abstractNumId w:val="18"/>
  </w:num>
  <w:num w:numId="11">
    <w:abstractNumId w:val="45"/>
  </w:num>
  <w:num w:numId="12">
    <w:abstractNumId w:val="42"/>
  </w:num>
  <w:num w:numId="13">
    <w:abstractNumId w:val="7"/>
  </w:num>
  <w:num w:numId="14">
    <w:abstractNumId w:val="44"/>
  </w:num>
  <w:num w:numId="15">
    <w:abstractNumId w:val="9"/>
  </w:num>
  <w:num w:numId="16">
    <w:abstractNumId w:val="21"/>
  </w:num>
  <w:num w:numId="17">
    <w:abstractNumId w:val="11"/>
  </w:num>
  <w:num w:numId="18">
    <w:abstractNumId w:val="5"/>
  </w:num>
  <w:num w:numId="19">
    <w:abstractNumId w:val="43"/>
  </w:num>
  <w:num w:numId="20">
    <w:abstractNumId w:val="25"/>
  </w:num>
  <w:num w:numId="21">
    <w:abstractNumId w:val="19"/>
  </w:num>
  <w:num w:numId="22">
    <w:abstractNumId w:val="2"/>
  </w:num>
  <w:num w:numId="23">
    <w:abstractNumId w:val="36"/>
  </w:num>
  <w:num w:numId="24">
    <w:abstractNumId w:val="39"/>
  </w:num>
  <w:num w:numId="25">
    <w:abstractNumId w:val="13"/>
  </w:num>
  <w:num w:numId="26">
    <w:abstractNumId w:val="24"/>
  </w:num>
  <w:num w:numId="27">
    <w:abstractNumId w:val="12"/>
  </w:num>
  <w:num w:numId="28">
    <w:abstractNumId w:val="27"/>
  </w:num>
  <w:num w:numId="29">
    <w:abstractNumId w:val="33"/>
  </w:num>
  <w:num w:numId="30">
    <w:abstractNumId w:val="23"/>
  </w:num>
  <w:num w:numId="31">
    <w:abstractNumId w:val="17"/>
  </w:num>
  <w:num w:numId="32">
    <w:abstractNumId w:val="0"/>
  </w:num>
  <w:num w:numId="33">
    <w:abstractNumId w:val="40"/>
  </w:num>
  <w:num w:numId="34">
    <w:abstractNumId w:val="20"/>
  </w:num>
  <w:num w:numId="35">
    <w:abstractNumId w:val="29"/>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6"/>
  </w:num>
  <w:num w:numId="39">
    <w:abstractNumId w:val="8"/>
  </w:num>
  <w:num w:numId="40">
    <w:abstractNumId w:val="28"/>
  </w:num>
  <w:num w:numId="41">
    <w:abstractNumId w:val="32"/>
  </w:num>
  <w:num w:numId="42">
    <w:abstractNumId w:val="14"/>
  </w:num>
  <w:num w:numId="43">
    <w:abstractNumId w:val="4"/>
  </w:num>
  <w:num w:numId="44">
    <w:abstractNumId w:val="38"/>
  </w:num>
  <w:num w:numId="45">
    <w:abstractNumId w:val="41"/>
  </w:num>
  <w:num w:numId="46">
    <w:abstractNumId w:val="34"/>
  </w:num>
  <w:num w:numId="47">
    <w:abstractNumId w:val="47"/>
  </w:num>
  <w:num w:numId="48">
    <w:abstractNumId w:val="1"/>
  </w:num>
  <w:num w:numId="49">
    <w:abstractNumId w:val="48"/>
  </w:num>
  <w:num w:numId="50">
    <w:abstractNumId w:val="4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Thompson">
    <w15:presenceInfo w15:providerId="Windows Live" w15:userId="e729e30e08f41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5C05"/>
    <w:rsid w:val="0003617B"/>
    <w:rsid w:val="00040C5F"/>
    <w:rsid w:val="00041991"/>
    <w:rsid w:val="0004589B"/>
    <w:rsid w:val="00045DEA"/>
    <w:rsid w:val="000478E1"/>
    <w:rsid w:val="00047C03"/>
    <w:rsid w:val="00047CF0"/>
    <w:rsid w:val="00047E5E"/>
    <w:rsid w:val="00050309"/>
    <w:rsid w:val="000506BF"/>
    <w:rsid w:val="00052690"/>
    <w:rsid w:val="000629D0"/>
    <w:rsid w:val="00062E5A"/>
    <w:rsid w:val="00063058"/>
    <w:rsid w:val="000705E6"/>
    <w:rsid w:val="000725AA"/>
    <w:rsid w:val="000734BC"/>
    <w:rsid w:val="000744C4"/>
    <w:rsid w:val="000747E4"/>
    <w:rsid w:val="000751E0"/>
    <w:rsid w:val="00077431"/>
    <w:rsid w:val="00077DE1"/>
    <w:rsid w:val="000810EB"/>
    <w:rsid w:val="00081CEF"/>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1AF5"/>
    <w:rsid w:val="000E22FA"/>
    <w:rsid w:val="000E3741"/>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05924"/>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CA6"/>
    <w:rsid w:val="00186405"/>
    <w:rsid w:val="00186695"/>
    <w:rsid w:val="00191D79"/>
    <w:rsid w:val="00194CD5"/>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EBF"/>
    <w:rsid w:val="00206BE8"/>
    <w:rsid w:val="00206C2E"/>
    <w:rsid w:val="00207786"/>
    <w:rsid w:val="0021176F"/>
    <w:rsid w:val="002139D8"/>
    <w:rsid w:val="00216871"/>
    <w:rsid w:val="00220C14"/>
    <w:rsid w:val="00224811"/>
    <w:rsid w:val="0022483F"/>
    <w:rsid w:val="00225078"/>
    <w:rsid w:val="00226ABC"/>
    <w:rsid w:val="00227849"/>
    <w:rsid w:val="00227C20"/>
    <w:rsid w:val="00232E0C"/>
    <w:rsid w:val="0023459A"/>
    <w:rsid w:val="00235E20"/>
    <w:rsid w:val="00242403"/>
    <w:rsid w:val="00242463"/>
    <w:rsid w:val="00242B1E"/>
    <w:rsid w:val="00244418"/>
    <w:rsid w:val="00245D74"/>
    <w:rsid w:val="00245F96"/>
    <w:rsid w:val="00247591"/>
    <w:rsid w:val="002511A7"/>
    <w:rsid w:val="0025421E"/>
    <w:rsid w:val="002542BB"/>
    <w:rsid w:val="00254610"/>
    <w:rsid w:val="00255E46"/>
    <w:rsid w:val="00262DC1"/>
    <w:rsid w:val="00266953"/>
    <w:rsid w:val="002669ED"/>
    <w:rsid w:val="00267605"/>
    <w:rsid w:val="00270519"/>
    <w:rsid w:val="00271A24"/>
    <w:rsid w:val="002739A8"/>
    <w:rsid w:val="002748BA"/>
    <w:rsid w:val="002765ED"/>
    <w:rsid w:val="00277AFC"/>
    <w:rsid w:val="00277F64"/>
    <w:rsid w:val="00281B90"/>
    <w:rsid w:val="00281F9E"/>
    <w:rsid w:val="002834E7"/>
    <w:rsid w:val="00284540"/>
    <w:rsid w:val="002851DE"/>
    <w:rsid w:val="002861A5"/>
    <w:rsid w:val="00287407"/>
    <w:rsid w:val="00290D22"/>
    <w:rsid w:val="0029154E"/>
    <w:rsid w:val="00294292"/>
    <w:rsid w:val="00294C3A"/>
    <w:rsid w:val="0029618D"/>
    <w:rsid w:val="0029644F"/>
    <w:rsid w:val="0029787A"/>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336C"/>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25B"/>
    <w:rsid w:val="00463D00"/>
    <w:rsid w:val="00464221"/>
    <w:rsid w:val="00464758"/>
    <w:rsid w:val="004648C7"/>
    <w:rsid w:val="004666C0"/>
    <w:rsid w:val="004742B4"/>
    <w:rsid w:val="00474321"/>
    <w:rsid w:val="00480E10"/>
    <w:rsid w:val="0048506F"/>
    <w:rsid w:val="00485DD9"/>
    <w:rsid w:val="004869D2"/>
    <w:rsid w:val="00487EBC"/>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044E"/>
    <w:rsid w:val="005D1AC9"/>
    <w:rsid w:val="005D3B10"/>
    <w:rsid w:val="005D4EB1"/>
    <w:rsid w:val="005D63BA"/>
    <w:rsid w:val="005D6420"/>
    <w:rsid w:val="005D6F15"/>
    <w:rsid w:val="005D6FA7"/>
    <w:rsid w:val="005E2559"/>
    <w:rsid w:val="005E581D"/>
    <w:rsid w:val="005E5EF0"/>
    <w:rsid w:val="005E60EB"/>
    <w:rsid w:val="005F1232"/>
    <w:rsid w:val="005F1498"/>
    <w:rsid w:val="005F2B56"/>
    <w:rsid w:val="006012DF"/>
    <w:rsid w:val="006041A8"/>
    <w:rsid w:val="00604420"/>
    <w:rsid w:val="00604FF2"/>
    <w:rsid w:val="0060692B"/>
    <w:rsid w:val="0061133D"/>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4D8D"/>
    <w:rsid w:val="00635426"/>
    <w:rsid w:val="00640ECE"/>
    <w:rsid w:val="00642FEA"/>
    <w:rsid w:val="00643708"/>
    <w:rsid w:val="00645090"/>
    <w:rsid w:val="006507CC"/>
    <w:rsid w:val="00652C5D"/>
    <w:rsid w:val="006541A4"/>
    <w:rsid w:val="00655381"/>
    <w:rsid w:val="0065614C"/>
    <w:rsid w:val="00657FAE"/>
    <w:rsid w:val="00660F26"/>
    <w:rsid w:val="006622EF"/>
    <w:rsid w:val="00670F49"/>
    <w:rsid w:val="00671DDF"/>
    <w:rsid w:val="00672317"/>
    <w:rsid w:val="0067496A"/>
    <w:rsid w:val="00685599"/>
    <w:rsid w:val="006861FF"/>
    <w:rsid w:val="00686809"/>
    <w:rsid w:val="00686A07"/>
    <w:rsid w:val="00687DC6"/>
    <w:rsid w:val="00690642"/>
    <w:rsid w:val="006908A4"/>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7028A7"/>
    <w:rsid w:val="0070294C"/>
    <w:rsid w:val="007030D8"/>
    <w:rsid w:val="00710BB0"/>
    <w:rsid w:val="00710D7E"/>
    <w:rsid w:val="0071127F"/>
    <w:rsid w:val="00712443"/>
    <w:rsid w:val="00712BB5"/>
    <w:rsid w:val="007155A4"/>
    <w:rsid w:val="007156E1"/>
    <w:rsid w:val="007159A0"/>
    <w:rsid w:val="00715CA2"/>
    <w:rsid w:val="00717EE0"/>
    <w:rsid w:val="007211CF"/>
    <w:rsid w:val="00721EB4"/>
    <w:rsid w:val="00723358"/>
    <w:rsid w:val="0072336A"/>
    <w:rsid w:val="007234B4"/>
    <w:rsid w:val="00723E9E"/>
    <w:rsid w:val="00723F3F"/>
    <w:rsid w:val="00724E56"/>
    <w:rsid w:val="00730545"/>
    <w:rsid w:val="00734373"/>
    <w:rsid w:val="007373BE"/>
    <w:rsid w:val="00737F49"/>
    <w:rsid w:val="00741056"/>
    <w:rsid w:val="0074155D"/>
    <w:rsid w:val="007416B7"/>
    <w:rsid w:val="007457F0"/>
    <w:rsid w:val="007474BD"/>
    <w:rsid w:val="00751E34"/>
    <w:rsid w:val="00752EF6"/>
    <w:rsid w:val="00755302"/>
    <w:rsid w:val="00760E3B"/>
    <w:rsid w:val="007640BA"/>
    <w:rsid w:val="00766340"/>
    <w:rsid w:val="0076792C"/>
    <w:rsid w:val="00774767"/>
    <w:rsid w:val="007757B9"/>
    <w:rsid w:val="00776A6A"/>
    <w:rsid w:val="00777EFD"/>
    <w:rsid w:val="00780194"/>
    <w:rsid w:val="00782441"/>
    <w:rsid w:val="00784608"/>
    <w:rsid w:val="007849CE"/>
    <w:rsid w:val="00784B2B"/>
    <w:rsid w:val="00784E0D"/>
    <w:rsid w:val="007861CF"/>
    <w:rsid w:val="00787138"/>
    <w:rsid w:val="007922B0"/>
    <w:rsid w:val="00794D5B"/>
    <w:rsid w:val="007966C6"/>
    <w:rsid w:val="00797382"/>
    <w:rsid w:val="007A07C9"/>
    <w:rsid w:val="007A0E8D"/>
    <w:rsid w:val="007A1B1F"/>
    <w:rsid w:val="007A374F"/>
    <w:rsid w:val="007A4073"/>
    <w:rsid w:val="007A45B9"/>
    <w:rsid w:val="007A4B1A"/>
    <w:rsid w:val="007A4BDC"/>
    <w:rsid w:val="007A7565"/>
    <w:rsid w:val="007B005E"/>
    <w:rsid w:val="007B1636"/>
    <w:rsid w:val="007B2B5D"/>
    <w:rsid w:val="007B5028"/>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D7107"/>
    <w:rsid w:val="007E07A8"/>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F9F"/>
    <w:rsid w:val="00840C80"/>
    <w:rsid w:val="00842609"/>
    <w:rsid w:val="008428E7"/>
    <w:rsid w:val="00843A6C"/>
    <w:rsid w:val="00850FBF"/>
    <w:rsid w:val="00857BB7"/>
    <w:rsid w:val="00860E5E"/>
    <w:rsid w:val="008619E2"/>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450"/>
    <w:rsid w:val="0089490D"/>
    <w:rsid w:val="00894BB2"/>
    <w:rsid w:val="00895BB3"/>
    <w:rsid w:val="00896217"/>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1F2"/>
    <w:rsid w:val="008E25D6"/>
    <w:rsid w:val="008E3111"/>
    <w:rsid w:val="008E6F3D"/>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D6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04E"/>
    <w:rsid w:val="00961F5D"/>
    <w:rsid w:val="00964692"/>
    <w:rsid w:val="00966BAF"/>
    <w:rsid w:val="00973684"/>
    <w:rsid w:val="00973F4C"/>
    <w:rsid w:val="0097450E"/>
    <w:rsid w:val="00977606"/>
    <w:rsid w:val="00977C50"/>
    <w:rsid w:val="009807D4"/>
    <w:rsid w:val="00980973"/>
    <w:rsid w:val="00981162"/>
    <w:rsid w:val="00981512"/>
    <w:rsid w:val="00981730"/>
    <w:rsid w:val="009861E5"/>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2AC3"/>
    <w:rsid w:val="009B3422"/>
    <w:rsid w:val="009B3DFC"/>
    <w:rsid w:val="009B45D3"/>
    <w:rsid w:val="009B5A41"/>
    <w:rsid w:val="009B67BD"/>
    <w:rsid w:val="009B773E"/>
    <w:rsid w:val="009B7B90"/>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0788"/>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844"/>
    <w:rsid w:val="00AE1D7A"/>
    <w:rsid w:val="00AE23F6"/>
    <w:rsid w:val="00AE2943"/>
    <w:rsid w:val="00AE31DA"/>
    <w:rsid w:val="00AE39D9"/>
    <w:rsid w:val="00AE4F1A"/>
    <w:rsid w:val="00AE67A0"/>
    <w:rsid w:val="00AF164C"/>
    <w:rsid w:val="00AF1759"/>
    <w:rsid w:val="00AF17F0"/>
    <w:rsid w:val="00AF4699"/>
    <w:rsid w:val="00B01016"/>
    <w:rsid w:val="00B01064"/>
    <w:rsid w:val="00B0131C"/>
    <w:rsid w:val="00B0218E"/>
    <w:rsid w:val="00B043ED"/>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246A"/>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1E5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277D"/>
    <w:rsid w:val="00BB6738"/>
    <w:rsid w:val="00BB78F9"/>
    <w:rsid w:val="00BC0170"/>
    <w:rsid w:val="00BC06F4"/>
    <w:rsid w:val="00BC1391"/>
    <w:rsid w:val="00BC1407"/>
    <w:rsid w:val="00BC1E61"/>
    <w:rsid w:val="00BC2B59"/>
    <w:rsid w:val="00BC2CD0"/>
    <w:rsid w:val="00BC53FF"/>
    <w:rsid w:val="00BC67FF"/>
    <w:rsid w:val="00BD0124"/>
    <w:rsid w:val="00BD1061"/>
    <w:rsid w:val="00BD1877"/>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2962"/>
    <w:rsid w:val="00C42AE1"/>
    <w:rsid w:val="00C45870"/>
    <w:rsid w:val="00C45BA0"/>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461F"/>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B52"/>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04BB"/>
    <w:rsid w:val="00D1209A"/>
    <w:rsid w:val="00D12F24"/>
    <w:rsid w:val="00D16376"/>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D69"/>
    <w:rsid w:val="00D57428"/>
    <w:rsid w:val="00D60468"/>
    <w:rsid w:val="00D6308E"/>
    <w:rsid w:val="00D63DE4"/>
    <w:rsid w:val="00D65895"/>
    <w:rsid w:val="00D6610E"/>
    <w:rsid w:val="00D677C8"/>
    <w:rsid w:val="00D67C01"/>
    <w:rsid w:val="00D70ED9"/>
    <w:rsid w:val="00D71A56"/>
    <w:rsid w:val="00D7352A"/>
    <w:rsid w:val="00D745D7"/>
    <w:rsid w:val="00D755FA"/>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673"/>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40EC"/>
    <w:rsid w:val="00DD5470"/>
    <w:rsid w:val="00DD5DB3"/>
    <w:rsid w:val="00DD6094"/>
    <w:rsid w:val="00DE098A"/>
    <w:rsid w:val="00DE192E"/>
    <w:rsid w:val="00DE2340"/>
    <w:rsid w:val="00DE34A1"/>
    <w:rsid w:val="00DE3811"/>
    <w:rsid w:val="00DE42DD"/>
    <w:rsid w:val="00DE48D6"/>
    <w:rsid w:val="00DE4B70"/>
    <w:rsid w:val="00DE5BBD"/>
    <w:rsid w:val="00DF0C6F"/>
    <w:rsid w:val="00DF0DFD"/>
    <w:rsid w:val="00DF10E5"/>
    <w:rsid w:val="00DF2614"/>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450E"/>
    <w:rsid w:val="00E350BF"/>
    <w:rsid w:val="00E35660"/>
    <w:rsid w:val="00E3705E"/>
    <w:rsid w:val="00E37E86"/>
    <w:rsid w:val="00E406C1"/>
    <w:rsid w:val="00E445FF"/>
    <w:rsid w:val="00E45B2F"/>
    <w:rsid w:val="00E47050"/>
    <w:rsid w:val="00E470B9"/>
    <w:rsid w:val="00E4744A"/>
    <w:rsid w:val="00E50388"/>
    <w:rsid w:val="00E5121B"/>
    <w:rsid w:val="00E531A0"/>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C7F04"/>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0E2F"/>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16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630159390">
      <w:bodyDiv w:val="1"/>
      <w:marLeft w:val="0"/>
      <w:marRight w:val="0"/>
      <w:marTop w:val="0"/>
      <w:marBottom w:val="0"/>
      <w:divBdr>
        <w:top w:val="none" w:sz="0" w:space="0" w:color="auto"/>
        <w:left w:val="none" w:sz="0" w:space="0" w:color="auto"/>
        <w:bottom w:val="none" w:sz="0" w:space="0" w:color="auto"/>
        <w:right w:val="none" w:sz="0" w:space="0" w:color="auto"/>
      </w:divBdr>
      <w:divsChild>
        <w:div w:id="727412124">
          <w:marLeft w:val="360"/>
          <w:marRight w:val="0"/>
          <w:marTop w:val="200"/>
          <w:marBottom w:val="0"/>
          <w:divBdr>
            <w:top w:val="none" w:sz="0" w:space="0" w:color="auto"/>
            <w:left w:val="none" w:sz="0" w:space="0" w:color="auto"/>
            <w:bottom w:val="none" w:sz="0" w:space="0" w:color="auto"/>
            <w:right w:val="none" w:sz="0" w:space="0" w:color="auto"/>
          </w:divBdr>
        </w:div>
        <w:div w:id="1427264857">
          <w:marLeft w:val="360"/>
          <w:marRight w:val="0"/>
          <w:marTop w:val="200"/>
          <w:marBottom w:val="0"/>
          <w:divBdr>
            <w:top w:val="none" w:sz="0" w:space="0" w:color="auto"/>
            <w:left w:val="none" w:sz="0" w:space="0" w:color="auto"/>
            <w:bottom w:val="none" w:sz="0" w:space="0" w:color="auto"/>
            <w:right w:val="none" w:sz="0" w:space="0" w:color="auto"/>
          </w:divBdr>
        </w:div>
        <w:div w:id="695424198">
          <w:marLeft w:val="360"/>
          <w:marRight w:val="0"/>
          <w:marTop w:val="200"/>
          <w:marBottom w:val="0"/>
          <w:divBdr>
            <w:top w:val="none" w:sz="0" w:space="0" w:color="auto"/>
            <w:left w:val="none" w:sz="0" w:space="0" w:color="auto"/>
            <w:bottom w:val="none" w:sz="0" w:space="0" w:color="auto"/>
            <w:right w:val="none" w:sz="0" w:space="0" w:color="auto"/>
          </w:divBdr>
        </w:div>
        <w:div w:id="1675841727">
          <w:marLeft w:val="360"/>
          <w:marRight w:val="0"/>
          <w:marTop w:val="200"/>
          <w:marBottom w:val="0"/>
          <w:divBdr>
            <w:top w:val="none" w:sz="0" w:space="0" w:color="auto"/>
            <w:left w:val="none" w:sz="0" w:space="0" w:color="auto"/>
            <w:bottom w:val="none" w:sz="0" w:space="0" w:color="auto"/>
            <w:right w:val="none" w:sz="0" w:space="0" w:color="auto"/>
          </w:divBdr>
        </w:div>
      </w:divsChild>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27574-D328-4842-B451-428213EE6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1527</Words>
  <Characters>8709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10216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Hi-Res Metabolomics</dc:title>
  <dc:creator>brendanx;brian pratt</dc:creator>
  <cp:lastModifiedBy>Brian Pratt</cp:lastModifiedBy>
  <cp:revision>7</cp:revision>
  <cp:lastPrinted>2019-10-02T17:23:00Z</cp:lastPrinted>
  <dcterms:created xsi:type="dcterms:W3CDTF">2019-09-16T20:37:00Z</dcterms:created>
  <dcterms:modified xsi:type="dcterms:W3CDTF">2019-10-09T18:38:00Z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